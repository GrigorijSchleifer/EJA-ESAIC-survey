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15E13" w14:textId="77777777" w:rsidR="00F879B8" w:rsidRPr="00C61938" w:rsidRDefault="00984543">
      <w:pPr>
        <w:spacing w:before="240" w:after="240" w:line="360" w:lineRule="auto"/>
        <w:jc w:val="both"/>
        <w:rPr>
          <w:b/>
          <w:lang w:val="en-GB"/>
        </w:rPr>
      </w:pPr>
      <w:commentRangeStart w:id="0"/>
      <w:commentRangeStart w:id="1"/>
      <w:commentRangeStart w:id="2"/>
      <w:r w:rsidRPr="00C61938">
        <w:rPr>
          <w:b/>
          <w:lang w:val="en-GB"/>
        </w:rPr>
        <w:t>Digital</w:t>
      </w:r>
      <w:commentRangeEnd w:id="0"/>
      <w:r>
        <w:commentReference w:id="0"/>
      </w:r>
      <w:r w:rsidRPr="00C61938">
        <w:rPr>
          <w:b/>
          <w:lang w:val="en-GB"/>
        </w:rPr>
        <w:t xml:space="preserve"> online </w:t>
      </w:r>
      <w:commentRangeEnd w:id="1"/>
      <w:r w:rsidR="0033423D">
        <w:rPr>
          <w:rStyle w:val="CommentReference"/>
        </w:rPr>
        <w:commentReference w:id="1"/>
      </w:r>
      <w:commentRangeEnd w:id="2"/>
      <w:r w:rsidR="00221DDC">
        <w:rPr>
          <w:rStyle w:val="CommentReference"/>
        </w:rPr>
        <w:commentReference w:id="2"/>
      </w:r>
      <w:r w:rsidRPr="00C61938">
        <w:rPr>
          <w:b/>
          <w:lang w:val="en-GB"/>
        </w:rPr>
        <w:t>anaesthesia patient informed consent - an overview of the current implementation in Europe</w:t>
      </w:r>
    </w:p>
    <w:p w14:paraId="21A2C975" w14:textId="77777777" w:rsidR="00F879B8" w:rsidRPr="00C61938" w:rsidRDefault="00984543">
      <w:pPr>
        <w:spacing w:before="240" w:after="240" w:line="360" w:lineRule="auto"/>
        <w:jc w:val="both"/>
        <w:rPr>
          <w:lang w:val="en-GB"/>
        </w:rPr>
      </w:pPr>
      <w:r w:rsidRPr="00C61938">
        <w:rPr>
          <w:lang w:val="en-GB"/>
        </w:rPr>
        <w:t>Claudia Neumann</w:t>
      </w:r>
      <w:r w:rsidRPr="00C61938">
        <w:rPr>
          <w:vertAlign w:val="superscript"/>
          <w:lang w:val="en-GB"/>
        </w:rPr>
        <w:t>1</w:t>
      </w:r>
      <w:r w:rsidRPr="00C61938">
        <w:rPr>
          <w:lang w:val="en-GB"/>
        </w:rPr>
        <w:t xml:space="preserve">, </w:t>
      </w:r>
      <w:proofErr w:type="spellStart"/>
      <w:r w:rsidRPr="00C61938">
        <w:rPr>
          <w:lang w:val="en-GB"/>
        </w:rPr>
        <w:t>Grigorij</w:t>
      </w:r>
      <w:proofErr w:type="spellEnd"/>
      <w:r w:rsidRPr="00C61938">
        <w:rPr>
          <w:lang w:val="en-GB"/>
        </w:rPr>
        <w:t xml:space="preserve"> Schleifer</w:t>
      </w:r>
      <w:r w:rsidRPr="00C61938">
        <w:rPr>
          <w:vertAlign w:val="superscript"/>
          <w:lang w:val="en-GB"/>
        </w:rPr>
        <w:t>1</w:t>
      </w:r>
      <w:r w:rsidRPr="00C61938">
        <w:rPr>
          <w:lang w:val="en-GB"/>
        </w:rPr>
        <w:t>, Nadine Strassberger-Nerschbach</w:t>
      </w:r>
      <w:r w:rsidRPr="00C61938">
        <w:rPr>
          <w:vertAlign w:val="superscript"/>
          <w:lang w:val="en-GB"/>
        </w:rPr>
        <w:t>1</w:t>
      </w:r>
      <w:r w:rsidRPr="00C61938">
        <w:rPr>
          <w:lang w:val="en-GB"/>
        </w:rPr>
        <w:t>, Achilles Delis</w:t>
      </w:r>
      <w:r w:rsidRPr="00C61938">
        <w:rPr>
          <w:vertAlign w:val="superscript"/>
          <w:lang w:val="en-GB"/>
        </w:rPr>
        <w:t>1</w:t>
      </w:r>
      <w:r w:rsidRPr="00C61938">
        <w:rPr>
          <w:lang w:val="en-GB"/>
        </w:rPr>
        <w:t>, Johannes Kamp</w:t>
      </w:r>
      <w:r w:rsidRPr="00C61938">
        <w:rPr>
          <w:vertAlign w:val="superscript"/>
          <w:lang w:val="en-GB"/>
        </w:rPr>
        <w:t>1</w:t>
      </w:r>
      <w:r w:rsidRPr="00C61938">
        <w:rPr>
          <w:lang w:val="en-GB"/>
        </w:rPr>
        <w:t>, Alexandra Görtzen-Patin</w:t>
      </w:r>
      <w:r w:rsidRPr="00C61938">
        <w:rPr>
          <w:vertAlign w:val="superscript"/>
          <w:lang w:val="en-GB"/>
        </w:rPr>
        <w:t>1</w:t>
      </w:r>
      <w:r w:rsidRPr="00C61938">
        <w:rPr>
          <w:lang w:val="en-GB"/>
        </w:rPr>
        <w:t xml:space="preserve">, </w:t>
      </w:r>
      <w:proofErr w:type="spellStart"/>
      <w:r w:rsidRPr="00C61938">
        <w:rPr>
          <w:lang w:val="en-GB"/>
        </w:rPr>
        <w:t>Dishalen</w:t>
      </w:r>
      <w:proofErr w:type="spellEnd"/>
      <w:r w:rsidRPr="00C61938">
        <w:rPr>
          <w:lang w:val="en-GB"/>
        </w:rPr>
        <w:t xml:space="preserve"> Cudian</w:t>
      </w:r>
      <w:r w:rsidRPr="00C61938">
        <w:rPr>
          <w:vertAlign w:val="superscript"/>
          <w:lang w:val="en-GB"/>
        </w:rPr>
        <w:t>1</w:t>
      </w:r>
      <w:r w:rsidRPr="00C61938">
        <w:rPr>
          <w:lang w:val="en-GB"/>
        </w:rPr>
        <w:t>, George John</w:t>
      </w:r>
      <w:r w:rsidRPr="00C61938">
        <w:rPr>
          <w:vertAlign w:val="superscript"/>
          <w:lang w:val="en-GB"/>
        </w:rPr>
        <w:t>2</w:t>
      </w:r>
      <w:r w:rsidRPr="00C61938">
        <w:rPr>
          <w:lang w:val="en-GB"/>
        </w:rPr>
        <w:t>, Andreas Fleischer</w:t>
      </w:r>
      <w:r w:rsidRPr="00C61938">
        <w:rPr>
          <w:vertAlign w:val="superscript"/>
          <w:lang w:val="en-GB"/>
        </w:rPr>
        <w:t>3</w:t>
      </w:r>
      <w:r w:rsidRPr="00C61938">
        <w:rPr>
          <w:lang w:val="en-GB"/>
        </w:rPr>
        <w:t xml:space="preserve">, </w:t>
      </w:r>
      <w:commentRangeStart w:id="3"/>
      <w:proofErr w:type="spellStart"/>
      <w:r w:rsidRPr="00C61938">
        <w:rPr>
          <w:lang w:val="en-GB"/>
        </w:rPr>
        <w:t>Götz</w:t>
      </w:r>
      <w:proofErr w:type="spellEnd"/>
      <w:r w:rsidRPr="00C61938">
        <w:rPr>
          <w:lang w:val="en-GB"/>
        </w:rPr>
        <w:t xml:space="preserve"> Wietasch</w:t>
      </w:r>
      <w:r w:rsidRPr="00C61938">
        <w:rPr>
          <w:vertAlign w:val="superscript"/>
          <w:lang w:val="en-GB"/>
        </w:rPr>
        <w:t>4</w:t>
      </w:r>
      <w:commentRangeEnd w:id="3"/>
      <w:r w:rsidR="00801739">
        <w:rPr>
          <w:rStyle w:val="CommentReference"/>
        </w:rPr>
        <w:commentReference w:id="3"/>
      </w:r>
      <w:r w:rsidRPr="00C61938">
        <w:rPr>
          <w:lang w:val="en-GB"/>
        </w:rPr>
        <w:t>, Mark Coburn</w:t>
      </w:r>
      <w:r w:rsidRPr="00C61938">
        <w:rPr>
          <w:vertAlign w:val="superscript"/>
          <w:lang w:val="en-GB"/>
        </w:rPr>
        <w:t>1</w:t>
      </w:r>
      <w:r w:rsidRPr="00C61938">
        <w:rPr>
          <w:lang w:val="en-GB"/>
        </w:rPr>
        <w:t xml:space="preserve">, </w:t>
      </w:r>
      <w:proofErr w:type="spellStart"/>
      <w:r w:rsidRPr="00C61938">
        <w:rPr>
          <w:lang w:val="en-GB"/>
        </w:rPr>
        <w:t>Ehrenfried</w:t>
      </w:r>
      <w:proofErr w:type="spellEnd"/>
      <w:r w:rsidRPr="00C61938">
        <w:rPr>
          <w:lang w:val="en-GB"/>
        </w:rPr>
        <w:t xml:space="preserve"> Schindler</w:t>
      </w:r>
      <w:r w:rsidRPr="00C61938">
        <w:rPr>
          <w:vertAlign w:val="superscript"/>
          <w:lang w:val="en-GB"/>
        </w:rPr>
        <w:t>1</w:t>
      </w:r>
      <w:r w:rsidRPr="00C61938">
        <w:rPr>
          <w:lang w:val="en-GB"/>
        </w:rPr>
        <w:t>, Maria Wittmann</w:t>
      </w:r>
      <w:r w:rsidRPr="00C61938">
        <w:rPr>
          <w:vertAlign w:val="superscript"/>
          <w:lang w:val="en-GB"/>
        </w:rPr>
        <w:t>1</w:t>
      </w:r>
      <w:r w:rsidRPr="00C61938">
        <w:rPr>
          <w:lang w:val="en-GB"/>
        </w:rPr>
        <w:t>*</w:t>
      </w:r>
    </w:p>
    <w:p w14:paraId="7D175D13" w14:textId="77777777" w:rsidR="00F879B8" w:rsidRPr="00F95A3D" w:rsidRDefault="00984543">
      <w:pPr>
        <w:spacing w:line="360" w:lineRule="auto"/>
        <w:jc w:val="both"/>
        <w:rPr>
          <w:lang w:val="en-GB"/>
        </w:rPr>
      </w:pPr>
      <w:r w:rsidRPr="00F95A3D">
        <w:rPr>
          <w:lang w:val="en-GB"/>
        </w:rPr>
        <w:t xml:space="preserve">1.   </w:t>
      </w:r>
      <w:r w:rsidRPr="00F95A3D">
        <w:rPr>
          <w:lang w:val="en-GB"/>
        </w:rPr>
        <w:tab/>
        <w:t>Department of Anaesthesiology and Intensive Care Medicine, University Hospital Bonn, Germany</w:t>
      </w:r>
    </w:p>
    <w:p w14:paraId="045A9E5D" w14:textId="77777777" w:rsidR="00F879B8" w:rsidRPr="00F95A3D" w:rsidRDefault="00984543">
      <w:pPr>
        <w:spacing w:line="360" w:lineRule="auto"/>
        <w:ind w:left="360"/>
        <w:jc w:val="both"/>
        <w:rPr>
          <w:lang w:val="en-GB"/>
        </w:rPr>
      </w:pPr>
      <w:r w:rsidRPr="00F95A3D">
        <w:rPr>
          <w:lang w:val="en-GB"/>
        </w:rPr>
        <w:t xml:space="preserve">2.   </w:t>
      </w:r>
      <w:r w:rsidRPr="00F95A3D">
        <w:rPr>
          <w:lang w:val="en-GB"/>
        </w:rPr>
        <w:tab/>
        <w:t>European Society of Anaesthesiology and Intensive Care, Brussels, Belgium</w:t>
      </w:r>
    </w:p>
    <w:p w14:paraId="2379FE06" w14:textId="77777777" w:rsidR="00F879B8" w:rsidRPr="00F95A3D" w:rsidRDefault="00984543">
      <w:pPr>
        <w:spacing w:line="360" w:lineRule="auto"/>
        <w:ind w:left="360"/>
        <w:jc w:val="both"/>
        <w:rPr>
          <w:lang w:val="en-GB"/>
        </w:rPr>
      </w:pPr>
      <w:r w:rsidRPr="00F95A3D">
        <w:rPr>
          <w:lang w:val="en-GB"/>
        </w:rPr>
        <w:t xml:space="preserve">3.   </w:t>
      </w:r>
      <w:r w:rsidRPr="00F95A3D">
        <w:rPr>
          <w:lang w:val="en-GB"/>
        </w:rPr>
        <w:tab/>
        <w:t xml:space="preserve">KH </w:t>
      </w:r>
      <w:proofErr w:type="spellStart"/>
      <w:r w:rsidRPr="00F95A3D">
        <w:rPr>
          <w:lang w:val="en-GB"/>
        </w:rPr>
        <w:t>xy</w:t>
      </w:r>
      <w:proofErr w:type="spellEnd"/>
    </w:p>
    <w:p w14:paraId="0AC54B64" w14:textId="77777777" w:rsidR="00801739" w:rsidRPr="00801739" w:rsidRDefault="00984543" w:rsidP="00801739">
      <w:pPr>
        <w:spacing w:line="360" w:lineRule="auto"/>
        <w:ind w:left="360"/>
        <w:jc w:val="both"/>
        <w:rPr>
          <w:lang w:val="en-GB"/>
        </w:rPr>
      </w:pPr>
      <w:r w:rsidRPr="00F95A3D">
        <w:rPr>
          <w:lang w:val="en-GB"/>
        </w:rPr>
        <w:t xml:space="preserve">4.   </w:t>
      </w:r>
      <w:r w:rsidRPr="00F95A3D">
        <w:rPr>
          <w:lang w:val="en-GB"/>
        </w:rPr>
        <w:tab/>
      </w:r>
      <w:r w:rsidR="00801739" w:rsidRPr="00801739">
        <w:rPr>
          <w:lang w:val="en-GB"/>
        </w:rPr>
        <w:t xml:space="preserve">University of Groningen, University Medical </w:t>
      </w:r>
      <w:proofErr w:type="spellStart"/>
      <w:r w:rsidR="00801739" w:rsidRPr="00801739">
        <w:rPr>
          <w:lang w:val="en-GB"/>
        </w:rPr>
        <w:t>Center</w:t>
      </w:r>
      <w:proofErr w:type="spellEnd"/>
      <w:r w:rsidR="00801739" w:rsidRPr="00801739">
        <w:rPr>
          <w:lang w:val="en-GB"/>
        </w:rPr>
        <w:t xml:space="preserve"> Groningen, Department</w:t>
      </w:r>
    </w:p>
    <w:p w14:paraId="1A12F46A" w14:textId="48CE0F36" w:rsidR="00F879B8" w:rsidRPr="00F95A3D" w:rsidRDefault="00801739" w:rsidP="00801739">
      <w:pPr>
        <w:spacing w:line="360" w:lineRule="auto"/>
        <w:ind w:left="360"/>
        <w:jc w:val="both"/>
        <w:rPr>
          <w:lang w:val="en-GB"/>
        </w:rPr>
      </w:pPr>
      <w:r w:rsidRPr="00801739">
        <w:rPr>
          <w:lang w:val="en-GB"/>
        </w:rPr>
        <w:t xml:space="preserve">of </w:t>
      </w:r>
      <w:proofErr w:type="spellStart"/>
      <w:r w:rsidRPr="00801739">
        <w:rPr>
          <w:lang w:val="en-GB"/>
        </w:rPr>
        <w:t>Anesthesiology</w:t>
      </w:r>
      <w:proofErr w:type="spellEnd"/>
      <w:r w:rsidRPr="00801739">
        <w:rPr>
          <w:lang w:val="en-GB"/>
        </w:rPr>
        <w:t>, Groningen, the Netherlands</w:t>
      </w:r>
    </w:p>
    <w:p w14:paraId="64373DE1" w14:textId="77777777" w:rsidR="00F879B8" w:rsidRPr="00F95A3D" w:rsidRDefault="00984543">
      <w:pPr>
        <w:spacing w:line="360" w:lineRule="auto"/>
        <w:jc w:val="both"/>
        <w:rPr>
          <w:lang w:val="en-GB"/>
        </w:rPr>
      </w:pPr>
      <w:r w:rsidRPr="00F95A3D">
        <w:rPr>
          <w:lang w:val="en-GB"/>
        </w:rPr>
        <w:t xml:space="preserve"> </w:t>
      </w:r>
    </w:p>
    <w:p w14:paraId="364DC37F" w14:textId="77777777" w:rsidR="00F879B8" w:rsidRPr="00F95A3D" w:rsidRDefault="00984543">
      <w:pPr>
        <w:spacing w:line="360" w:lineRule="auto"/>
        <w:jc w:val="both"/>
        <w:rPr>
          <w:lang w:val="en-GB"/>
        </w:rPr>
      </w:pPr>
      <w:r w:rsidRPr="00C61938">
        <w:rPr>
          <w:lang w:val="en-GB"/>
        </w:rPr>
        <w:t xml:space="preserve">*Corresponding author: PD </w:t>
      </w:r>
      <w:proofErr w:type="spellStart"/>
      <w:r w:rsidRPr="00C61938">
        <w:rPr>
          <w:lang w:val="en-GB"/>
        </w:rPr>
        <w:t>Dr.</w:t>
      </w:r>
      <w:proofErr w:type="spellEnd"/>
      <w:r w:rsidRPr="00C61938">
        <w:rPr>
          <w:lang w:val="en-GB"/>
        </w:rPr>
        <w:t xml:space="preserve"> med. </w:t>
      </w:r>
      <w:r w:rsidRPr="00F95A3D">
        <w:rPr>
          <w:lang w:val="en-GB"/>
        </w:rPr>
        <w:t>Maria Wittmann, Email: maria.wittmann@ukbonn.de</w:t>
      </w:r>
    </w:p>
    <w:p w14:paraId="6051A20C" w14:textId="06F05AA3" w:rsidR="00F879B8" w:rsidRPr="00C61938" w:rsidRDefault="00984543">
      <w:pPr>
        <w:spacing w:before="240" w:after="240" w:line="360" w:lineRule="auto"/>
        <w:jc w:val="both"/>
        <w:rPr>
          <w:lang w:val="en-GB"/>
        </w:rPr>
      </w:pPr>
      <w:r w:rsidRPr="00C61938">
        <w:rPr>
          <w:b/>
          <w:lang w:val="en-GB"/>
        </w:rPr>
        <w:t>Abstract</w:t>
      </w:r>
      <w:r w:rsidRPr="00C61938">
        <w:rPr>
          <w:lang w:val="en-GB"/>
        </w:rPr>
        <w:t xml:space="preserve">[MW4]: </w:t>
      </w:r>
      <w:commentRangeStart w:id="4"/>
      <w:r w:rsidRPr="00C61938">
        <w:rPr>
          <w:lang w:val="en-GB"/>
        </w:rPr>
        <w:t xml:space="preserve">Digitalisation in the health system is a topic that is </w:t>
      </w:r>
      <w:r w:rsidR="002901CC">
        <w:rPr>
          <w:lang w:val="en-GB"/>
        </w:rPr>
        <w:t>rapidly gaining popularity</w:t>
      </w:r>
      <w:r w:rsidRPr="00C61938">
        <w:rPr>
          <w:lang w:val="en-GB"/>
        </w:rPr>
        <w:t xml:space="preserve"> not </w:t>
      </w:r>
      <w:r w:rsidR="009C105A">
        <w:rPr>
          <w:lang w:val="en-GB"/>
        </w:rPr>
        <w:t>only</w:t>
      </w:r>
      <w:r w:rsidR="009C105A" w:rsidRPr="00C61938">
        <w:rPr>
          <w:lang w:val="en-GB"/>
        </w:rPr>
        <w:t xml:space="preserve"> </w:t>
      </w:r>
      <w:r w:rsidR="009C105A">
        <w:rPr>
          <w:lang w:val="en-GB"/>
        </w:rPr>
        <w:t>due</w:t>
      </w:r>
      <w:r w:rsidR="009C105A" w:rsidRPr="00C61938">
        <w:rPr>
          <w:lang w:val="en-GB"/>
        </w:rPr>
        <w:t xml:space="preserve"> </w:t>
      </w:r>
      <w:r w:rsidR="009C105A">
        <w:rPr>
          <w:lang w:val="en-GB"/>
        </w:rPr>
        <w:t>to</w:t>
      </w:r>
      <w:r w:rsidR="009C105A" w:rsidRPr="00C61938">
        <w:rPr>
          <w:lang w:val="en-GB"/>
        </w:rPr>
        <w:t xml:space="preserve"> </w:t>
      </w:r>
      <w:r w:rsidRPr="00C61938">
        <w:rPr>
          <w:lang w:val="en-GB"/>
        </w:rPr>
        <w:t xml:space="preserve">the current pandemic. Technical progress, legal frameworks that facilitate remote patient education and timing of </w:t>
      </w:r>
      <w:r w:rsidR="009C105A">
        <w:rPr>
          <w:lang w:val="en-GB"/>
        </w:rPr>
        <w:t>informed consent seeking</w:t>
      </w:r>
      <w:r w:rsidR="009C105A" w:rsidRPr="00C61938">
        <w:rPr>
          <w:lang w:val="en-GB"/>
        </w:rPr>
        <w:t xml:space="preserve"> </w:t>
      </w:r>
      <w:commentRangeStart w:id="5"/>
      <w:commentRangeStart w:id="6"/>
      <w:r w:rsidRPr="00C61938">
        <w:rPr>
          <w:lang w:val="en-GB"/>
        </w:rPr>
        <w:t xml:space="preserve">vary across Europe and were </w:t>
      </w:r>
      <w:r w:rsidR="009C105A">
        <w:rPr>
          <w:lang w:val="en-GB"/>
        </w:rPr>
        <w:t xml:space="preserve">thus </w:t>
      </w:r>
      <w:r w:rsidRPr="00C61938">
        <w:rPr>
          <w:lang w:val="en-GB"/>
        </w:rPr>
        <w:t xml:space="preserve">assessed in this </w:t>
      </w:r>
      <w:r w:rsidR="00F95A3D">
        <w:rPr>
          <w:lang w:val="en-GB"/>
        </w:rPr>
        <w:t>study</w:t>
      </w:r>
      <w:commentRangeEnd w:id="5"/>
      <w:r w:rsidR="00F95A3D">
        <w:rPr>
          <w:rStyle w:val="CommentReference"/>
        </w:rPr>
        <w:commentReference w:id="5"/>
      </w:r>
      <w:commentRangeEnd w:id="6"/>
      <w:r w:rsidR="008F7D42">
        <w:rPr>
          <w:rStyle w:val="CommentReference"/>
        </w:rPr>
        <w:commentReference w:id="6"/>
      </w:r>
      <w:r w:rsidRPr="00C61938">
        <w:rPr>
          <w:lang w:val="en-GB"/>
        </w:rPr>
        <w:t xml:space="preserve">. </w:t>
      </w:r>
      <w:commentRangeEnd w:id="4"/>
      <w:r w:rsidR="00801739">
        <w:rPr>
          <w:rStyle w:val="CommentReference"/>
        </w:rPr>
        <w:commentReference w:id="4"/>
      </w:r>
      <w:r w:rsidRPr="00C61938">
        <w:rPr>
          <w:lang w:val="en-GB"/>
        </w:rPr>
        <w:t xml:space="preserve">As in many areas of daily life, digitalisation is becoming increasingly important in the medical field </w:t>
      </w:r>
      <w:r w:rsidR="009C105A">
        <w:rPr>
          <w:lang w:val="en-GB"/>
        </w:rPr>
        <w:t>in the midst of</w:t>
      </w:r>
      <w:r w:rsidR="009C105A" w:rsidRPr="00C61938">
        <w:rPr>
          <w:lang w:val="en-GB"/>
        </w:rPr>
        <w:t xml:space="preserve"> </w:t>
      </w:r>
      <w:r w:rsidRPr="00C61938">
        <w:rPr>
          <w:lang w:val="en-GB"/>
        </w:rPr>
        <w:t xml:space="preserve">the </w:t>
      </w:r>
      <w:r w:rsidR="009C105A">
        <w:rPr>
          <w:lang w:val="en-GB"/>
        </w:rPr>
        <w:t>exponential rise in the</w:t>
      </w:r>
      <w:r w:rsidR="009C105A" w:rsidRPr="00C61938">
        <w:rPr>
          <w:lang w:val="en-GB"/>
        </w:rPr>
        <w:t xml:space="preserve"> </w:t>
      </w:r>
      <w:r w:rsidRPr="00C61938">
        <w:rPr>
          <w:lang w:val="en-GB"/>
        </w:rPr>
        <w:t xml:space="preserve">use of computers and smartphones. </w:t>
      </w:r>
    </w:p>
    <w:p w14:paraId="36C28811" w14:textId="1DE6B754" w:rsidR="00F879B8" w:rsidRPr="00C61938" w:rsidRDefault="00984543">
      <w:pPr>
        <w:spacing w:before="240" w:after="240" w:line="360" w:lineRule="auto"/>
        <w:jc w:val="both"/>
        <w:rPr>
          <w:lang w:val="en-GB"/>
        </w:rPr>
      </w:pPr>
      <w:r w:rsidRPr="00C61938">
        <w:rPr>
          <w:b/>
          <w:lang w:val="en-GB"/>
        </w:rPr>
        <w:t xml:space="preserve">Methods: </w:t>
      </w:r>
      <w:r w:rsidRPr="00C61938">
        <w:rPr>
          <w:lang w:val="en-GB"/>
        </w:rPr>
        <w:t>An online survey</w:t>
      </w:r>
      <w:ins w:id="7" w:author="Claudia Neumann" w:date="2022-06-09T13:14:00Z">
        <w:r w:rsidR="008F7D42">
          <w:rPr>
            <w:lang w:val="en-GB"/>
          </w:rPr>
          <w:t xml:space="preserve"> </w:t>
        </w:r>
        <w:proofErr w:type="spellStart"/>
        <w:r w:rsidR="008F7D42">
          <w:rPr>
            <w:lang w:val="en-GB"/>
          </w:rPr>
          <w:t>entiteled</w:t>
        </w:r>
        <w:proofErr w:type="spellEnd"/>
        <w:r w:rsidR="008F7D42" w:rsidRPr="00C61938">
          <w:rPr>
            <w:lang w:val="en-GB"/>
          </w:rPr>
          <w:t xml:space="preserve"> “</w:t>
        </w:r>
        <w:commentRangeStart w:id="8"/>
        <w:commentRangeStart w:id="9"/>
        <w:commentRangeStart w:id="10"/>
        <w:r w:rsidR="008F7D42" w:rsidRPr="00C61938">
          <w:rPr>
            <w:lang w:val="en-GB"/>
          </w:rPr>
          <w:t>Digital online Patient Informed Consent for Anaesthesia before Elective Surgery. Recent practice in Europe</w:t>
        </w:r>
        <w:commentRangeEnd w:id="8"/>
        <w:r w:rsidR="008F7D42">
          <w:rPr>
            <w:rStyle w:val="CommentReference"/>
          </w:rPr>
          <w:commentReference w:id="8"/>
        </w:r>
        <w:r w:rsidR="008F7D42" w:rsidRPr="00C61938">
          <w:rPr>
            <w:lang w:val="en-GB"/>
          </w:rPr>
          <w:t xml:space="preserve">”, </w:t>
        </w:r>
        <w:commentRangeEnd w:id="9"/>
        <w:r w:rsidR="008F7D42">
          <w:rPr>
            <w:rStyle w:val="CommentReference"/>
          </w:rPr>
          <w:commentReference w:id="9"/>
        </w:r>
        <w:commentRangeEnd w:id="10"/>
        <w:r w:rsidR="008F7D42">
          <w:rPr>
            <w:rStyle w:val="CommentReference"/>
          </w:rPr>
          <w:commentReference w:id="10"/>
        </w:r>
      </w:ins>
      <w:r w:rsidRPr="00C61938">
        <w:rPr>
          <w:lang w:val="en-GB"/>
        </w:rPr>
        <w:t xml:space="preserve"> with a total of 27 questions was sent by the European Society of Anaesthesiology and Intensive Care (ESAIC) to their members in 47 European countries. To assess the effect of economy on digitalisation and legal status </w:t>
      </w:r>
      <w:r w:rsidR="009C105A">
        <w:rPr>
          <w:lang w:val="en-GB"/>
        </w:rPr>
        <w:t>with regards to</w:t>
      </w:r>
      <w:r w:rsidR="009C105A" w:rsidRPr="00C61938">
        <w:rPr>
          <w:lang w:val="en-GB"/>
        </w:rPr>
        <w:t xml:space="preserve"> </w:t>
      </w:r>
      <w:r w:rsidRPr="00C61938">
        <w:rPr>
          <w:lang w:val="en-GB"/>
        </w:rPr>
        <w:t>anaesthesia consent</w:t>
      </w:r>
      <w:r w:rsidR="009C105A">
        <w:rPr>
          <w:lang w:val="en-GB"/>
        </w:rPr>
        <w:t>,</w:t>
      </w:r>
      <w:r w:rsidRPr="00C61938">
        <w:rPr>
          <w:lang w:val="en-GB"/>
        </w:rPr>
        <w:t xml:space="preserve"> data was stratified based on Gross Domestic Product per capita.</w:t>
      </w:r>
    </w:p>
    <w:p w14:paraId="5FEAC89E" w14:textId="163ABF58" w:rsidR="00F879B8" w:rsidRPr="00C61938" w:rsidRDefault="00984543">
      <w:pPr>
        <w:spacing w:before="240" w:after="240" w:line="360" w:lineRule="auto"/>
        <w:jc w:val="both"/>
        <w:rPr>
          <w:color w:val="333333"/>
          <w:lang w:val="en-GB"/>
        </w:rPr>
      </w:pPr>
      <w:r w:rsidRPr="00C61938">
        <w:rPr>
          <w:b/>
          <w:lang w:val="en-GB"/>
        </w:rPr>
        <w:t xml:space="preserve">Results: </w:t>
      </w:r>
      <w:r w:rsidR="009C105A" w:rsidRPr="00973207">
        <w:rPr>
          <w:lang w:val="en-GB"/>
        </w:rPr>
        <w:t>Out of</w:t>
      </w:r>
      <w:r w:rsidR="009C105A">
        <w:rPr>
          <w:b/>
          <w:lang w:val="en-GB"/>
        </w:rPr>
        <w:t xml:space="preserve"> </w:t>
      </w:r>
      <w:r w:rsidR="009C105A">
        <w:rPr>
          <w:lang w:val="en-GB"/>
        </w:rPr>
        <w:t>a</w:t>
      </w:r>
      <w:r w:rsidR="009C105A" w:rsidRPr="00C61938">
        <w:rPr>
          <w:lang w:val="en-GB"/>
        </w:rPr>
        <w:t xml:space="preserve"> </w:t>
      </w:r>
      <w:r w:rsidRPr="00C61938">
        <w:rPr>
          <w:lang w:val="en-GB"/>
        </w:rPr>
        <w:t>total</w:t>
      </w:r>
      <w:r w:rsidR="009C105A">
        <w:rPr>
          <w:lang w:val="en-GB"/>
        </w:rPr>
        <w:t xml:space="preserve"> of 1265 participants</w:t>
      </w:r>
      <w:r w:rsidRPr="00C61938">
        <w:rPr>
          <w:lang w:val="en-GB"/>
        </w:rPr>
        <w:t xml:space="preserve"> 23.1 % of the respondents indicated that it was possible to obtain consent online and 56.7 % via </w:t>
      </w:r>
      <w:proofErr w:type="spellStart"/>
      <w:r w:rsidRPr="00C61938">
        <w:rPr>
          <w:lang w:val="en-GB"/>
        </w:rPr>
        <w:t>telefone</w:t>
      </w:r>
      <w:proofErr w:type="spellEnd"/>
      <w:r w:rsidRPr="00C61938">
        <w:rPr>
          <w:lang w:val="en-GB"/>
        </w:rPr>
        <w:t xml:space="preserve">. This observation was more often reported in countries with a high GDP per capita compared to countries where GDP per capita was low. 27.3 % of responses for simple, 18.7 % for complex and 32.2 % for repeated anaesthesia indicated, that remote consent was in accordance with the law and was especially prevalent in countries with high GDP per capita. </w:t>
      </w:r>
      <w:r w:rsidR="009C105A">
        <w:rPr>
          <w:lang w:val="en-GB"/>
        </w:rPr>
        <w:t>Concerning the</w:t>
      </w:r>
      <w:r w:rsidRPr="00C61938">
        <w:rPr>
          <w:lang w:val="en-GB"/>
        </w:rPr>
        <w:t xml:space="preserve"> timing of consent, patient</w:t>
      </w:r>
      <w:r w:rsidRPr="00C61938">
        <w:rPr>
          <w:color w:val="333333"/>
          <w:lang w:val="en-GB"/>
        </w:rPr>
        <w:t>s were informed at least one day before in 67.1 % for simple and in 85.2 % for complex procedures</w:t>
      </w:r>
      <w:r w:rsidR="009C105A">
        <w:rPr>
          <w:color w:val="333333"/>
          <w:lang w:val="en-GB"/>
        </w:rPr>
        <w:t>.</w:t>
      </w:r>
    </w:p>
    <w:p w14:paraId="4D1F4A70" w14:textId="00CF98B3" w:rsidR="00F879B8" w:rsidRPr="00C61938" w:rsidRDefault="00984543">
      <w:pPr>
        <w:spacing w:before="240" w:after="240" w:line="360" w:lineRule="auto"/>
        <w:jc w:val="both"/>
        <w:rPr>
          <w:color w:val="333333"/>
          <w:lang w:val="en-GB"/>
        </w:rPr>
      </w:pPr>
      <w:r w:rsidRPr="00C61938">
        <w:rPr>
          <w:b/>
          <w:lang w:val="en-GB"/>
        </w:rPr>
        <w:lastRenderedPageBreak/>
        <w:t xml:space="preserve">Conclusion: </w:t>
      </w:r>
      <w:commentRangeStart w:id="11"/>
      <w:del w:id="12" w:author="Wietasch, JKG (anest)" w:date="2022-05-29T23:03:00Z">
        <w:r w:rsidR="009C105A" w:rsidRPr="001E216A" w:rsidDel="00C5751B">
          <w:rPr>
            <w:color w:val="333333"/>
            <w:lang w:val="en-US"/>
          </w:rPr>
          <w:delText>European</w:delText>
        </w:r>
        <w:r w:rsidR="009C105A" w:rsidDel="00C5751B">
          <w:rPr>
            <w:color w:val="333333"/>
            <w:lang w:val="en-US"/>
          </w:rPr>
          <w:delText xml:space="preserve"> countries even with a high GDP per Capita are only making use of digital online informed consent in the minority of cases and most of the time for repeated anesthesthetic procedures</w:delText>
        </w:r>
      </w:del>
      <w:ins w:id="13" w:author="Wietasch, JKG (anest)" w:date="2022-05-29T23:03:00Z">
        <w:r w:rsidR="00C5751B">
          <w:rPr>
            <w:color w:val="333333"/>
            <w:lang w:val="en-US"/>
          </w:rPr>
          <w:t xml:space="preserve"> </w:t>
        </w:r>
        <w:r w:rsidR="00C5751B">
          <w:rPr>
            <w:color w:val="333333"/>
            <w:lang w:val="en-US"/>
          </w:rPr>
          <w:tab/>
        </w:r>
      </w:ins>
      <w:del w:id="14" w:author="Wietasch, JKG (anest)" w:date="2022-05-29T21:28:00Z">
        <w:r w:rsidR="009C105A" w:rsidDel="00801739">
          <w:rPr>
            <w:color w:val="333333"/>
            <w:lang w:val="en-US"/>
          </w:rPr>
          <w:delText xml:space="preserve"> </w:delText>
        </w:r>
      </w:del>
      <w:r w:rsidRPr="00C61938">
        <w:rPr>
          <w:color w:val="333333"/>
          <w:lang w:val="en-GB"/>
        </w:rPr>
        <w:t xml:space="preserve">, </w:t>
      </w:r>
      <w:r w:rsidR="009C105A">
        <w:rPr>
          <w:color w:val="333333"/>
          <w:lang w:val="en-GB"/>
        </w:rPr>
        <w:t>notably</w:t>
      </w:r>
      <w:r w:rsidRPr="00C61938">
        <w:rPr>
          <w:color w:val="333333"/>
          <w:lang w:val="en-GB"/>
        </w:rPr>
        <w:t xml:space="preserve"> because of the inconsistent legal situation and </w:t>
      </w:r>
      <w:proofErr w:type="spellStart"/>
      <w:r w:rsidR="009C105A">
        <w:rPr>
          <w:color w:val="333333"/>
          <w:lang w:val="en-GB"/>
        </w:rPr>
        <w:t>inhomogenous</w:t>
      </w:r>
      <w:proofErr w:type="spellEnd"/>
      <w:r w:rsidR="009C105A">
        <w:rPr>
          <w:color w:val="333333"/>
          <w:lang w:val="en-GB"/>
        </w:rPr>
        <w:t xml:space="preserve"> medical structure</w:t>
      </w:r>
      <w:r w:rsidRPr="00C61938">
        <w:rPr>
          <w:color w:val="333333"/>
          <w:lang w:val="en-GB"/>
        </w:rPr>
        <w:t xml:space="preserve"> across Europe. </w:t>
      </w:r>
      <w:commentRangeEnd w:id="11"/>
      <w:r w:rsidR="00801739">
        <w:rPr>
          <w:rStyle w:val="CommentReference"/>
        </w:rPr>
        <w:commentReference w:id="11"/>
      </w:r>
    </w:p>
    <w:p w14:paraId="447779E3" w14:textId="77777777" w:rsidR="00F879B8" w:rsidRPr="00C61938" w:rsidRDefault="00F879B8">
      <w:pPr>
        <w:spacing w:before="240" w:after="240" w:line="360" w:lineRule="auto"/>
        <w:jc w:val="both"/>
        <w:rPr>
          <w:b/>
          <w:lang w:val="en-GB"/>
        </w:rPr>
      </w:pPr>
    </w:p>
    <w:p w14:paraId="368BD314" w14:textId="77777777" w:rsidR="00F879B8" w:rsidRPr="00C61938" w:rsidRDefault="00984543">
      <w:pPr>
        <w:spacing w:before="240" w:after="240" w:line="360" w:lineRule="auto"/>
        <w:jc w:val="both"/>
        <w:rPr>
          <w:lang w:val="en-GB"/>
        </w:rPr>
      </w:pPr>
      <w:r w:rsidRPr="00C61938">
        <w:rPr>
          <w:b/>
          <w:lang w:val="en-GB"/>
        </w:rPr>
        <w:t xml:space="preserve">Keywords: </w:t>
      </w:r>
      <w:commentRangeStart w:id="15"/>
      <w:r w:rsidRPr="00C61938">
        <w:rPr>
          <w:lang w:val="en-GB"/>
        </w:rPr>
        <w:t>Telemedicine</w:t>
      </w:r>
      <w:commentRangeEnd w:id="15"/>
      <w:r w:rsidR="0033423D">
        <w:rPr>
          <w:rStyle w:val="CommentReference"/>
        </w:rPr>
        <w:commentReference w:id="15"/>
      </w:r>
      <w:r w:rsidRPr="00C61938">
        <w:rPr>
          <w:lang w:val="en-GB"/>
        </w:rPr>
        <w:t xml:space="preserve">; </w:t>
      </w:r>
      <w:commentRangeStart w:id="16"/>
      <w:r w:rsidRPr="00C61938">
        <w:rPr>
          <w:lang w:val="en-GB"/>
        </w:rPr>
        <w:t>digital</w:t>
      </w:r>
      <w:commentRangeEnd w:id="16"/>
      <w:r w:rsidR="00152DBE">
        <w:rPr>
          <w:rStyle w:val="CommentReference"/>
        </w:rPr>
        <w:commentReference w:id="16"/>
      </w:r>
      <w:r w:rsidRPr="00C61938">
        <w:rPr>
          <w:lang w:val="en-GB"/>
        </w:rPr>
        <w:t xml:space="preserve"> informed consent, </w:t>
      </w:r>
      <w:r w:rsidRPr="00C61938">
        <w:rPr>
          <w:color w:val="000000" w:themeColor="text1"/>
          <w:lang w:val="en-GB"/>
        </w:rPr>
        <w:t>legal basis</w:t>
      </w:r>
      <w:r w:rsidRPr="00C61938">
        <w:rPr>
          <w:lang w:val="en-GB"/>
        </w:rPr>
        <w:t>, European practice</w:t>
      </w:r>
    </w:p>
    <w:p w14:paraId="2D2D8966" w14:textId="77777777" w:rsidR="00F879B8" w:rsidRPr="00C61938" w:rsidRDefault="00F879B8">
      <w:pPr>
        <w:spacing w:line="360" w:lineRule="auto"/>
        <w:rPr>
          <w:b/>
          <w:lang w:val="en-GB"/>
        </w:rPr>
      </w:pPr>
    </w:p>
    <w:p w14:paraId="46FCCD72" w14:textId="77777777" w:rsidR="00F879B8" w:rsidRPr="00C61938" w:rsidRDefault="00F879B8">
      <w:pPr>
        <w:spacing w:before="240" w:after="240" w:line="360" w:lineRule="auto"/>
        <w:jc w:val="both"/>
        <w:rPr>
          <w:b/>
          <w:lang w:val="en-GB"/>
        </w:rPr>
      </w:pPr>
    </w:p>
    <w:p w14:paraId="6B625B83" w14:textId="77777777" w:rsidR="00F879B8" w:rsidRPr="00C61938" w:rsidRDefault="00F879B8">
      <w:pPr>
        <w:spacing w:before="240" w:after="240" w:line="360" w:lineRule="auto"/>
        <w:jc w:val="both"/>
        <w:rPr>
          <w:b/>
          <w:lang w:val="en-GB"/>
        </w:rPr>
      </w:pPr>
    </w:p>
    <w:p w14:paraId="375DAD45" w14:textId="77777777" w:rsidR="00F879B8" w:rsidRPr="00C61938" w:rsidRDefault="00F879B8">
      <w:pPr>
        <w:jc w:val="both"/>
        <w:rPr>
          <w:b/>
          <w:lang w:val="en-GB"/>
        </w:rPr>
      </w:pPr>
    </w:p>
    <w:p w14:paraId="1FCD1380" w14:textId="77777777" w:rsidR="00F879B8" w:rsidRPr="00C61938" w:rsidRDefault="00F879B8">
      <w:pPr>
        <w:spacing w:before="240" w:after="240" w:line="360" w:lineRule="auto"/>
        <w:jc w:val="both"/>
        <w:rPr>
          <w:b/>
          <w:lang w:val="en-GB"/>
        </w:rPr>
      </w:pPr>
    </w:p>
    <w:p w14:paraId="1971CA67" w14:textId="77777777" w:rsidR="00F879B8" w:rsidRPr="00C61938" w:rsidRDefault="00F879B8">
      <w:pPr>
        <w:spacing w:before="240" w:after="240" w:line="360" w:lineRule="auto"/>
        <w:jc w:val="both"/>
        <w:rPr>
          <w:b/>
          <w:lang w:val="en-GB"/>
        </w:rPr>
      </w:pPr>
    </w:p>
    <w:p w14:paraId="3D6E8E09" w14:textId="77777777" w:rsidR="00F879B8" w:rsidRPr="00C61938" w:rsidRDefault="00F879B8">
      <w:pPr>
        <w:spacing w:before="240" w:after="240" w:line="360" w:lineRule="auto"/>
        <w:jc w:val="both"/>
        <w:rPr>
          <w:b/>
          <w:lang w:val="en-GB"/>
        </w:rPr>
      </w:pPr>
    </w:p>
    <w:p w14:paraId="554BC716" w14:textId="77777777" w:rsidR="00F879B8" w:rsidRPr="00C61938" w:rsidRDefault="00F879B8">
      <w:pPr>
        <w:jc w:val="both"/>
        <w:rPr>
          <w:b/>
          <w:lang w:val="en-GB"/>
        </w:rPr>
      </w:pPr>
    </w:p>
    <w:p w14:paraId="57216C56" w14:textId="77777777" w:rsidR="00F879B8" w:rsidRPr="00C61938" w:rsidRDefault="00F879B8">
      <w:pPr>
        <w:spacing w:before="240" w:after="240" w:line="360" w:lineRule="auto"/>
        <w:jc w:val="both"/>
        <w:rPr>
          <w:b/>
          <w:lang w:val="en-GB"/>
        </w:rPr>
      </w:pPr>
    </w:p>
    <w:p w14:paraId="3845F4D0" w14:textId="77777777" w:rsidR="00F879B8" w:rsidRPr="00C61938" w:rsidRDefault="00F879B8">
      <w:pPr>
        <w:spacing w:before="240" w:after="240" w:line="360" w:lineRule="auto"/>
        <w:jc w:val="both"/>
        <w:rPr>
          <w:b/>
          <w:lang w:val="en-GB"/>
        </w:rPr>
      </w:pPr>
    </w:p>
    <w:p w14:paraId="6ECD93AB" w14:textId="77777777" w:rsidR="00F879B8" w:rsidRPr="00C61938" w:rsidRDefault="00F879B8">
      <w:pPr>
        <w:spacing w:before="240" w:after="240" w:line="360" w:lineRule="auto"/>
        <w:jc w:val="both"/>
        <w:rPr>
          <w:b/>
          <w:lang w:val="en-GB"/>
        </w:rPr>
      </w:pPr>
    </w:p>
    <w:p w14:paraId="5FA70B98" w14:textId="77777777" w:rsidR="00F879B8" w:rsidRPr="00C61938" w:rsidRDefault="00984543">
      <w:pPr>
        <w:spacing w:before="240" w:after="240" w:line="360" w:lineRule="auto"/>
        <w:jc w:val="both"/>
        <w:rPr>
          <w:b/>
          <w:lang w:val="en-GB"/>
        </w:rPr>
      </w:pPr>
      <w:r w:rsidRPr="00C61938">
        <w:rPr>
          <w:lang w:val="en-GB"/>
        </w:rPr>
        <w:br w:type="page"/>
      </w:r>
    </w:p>
    <w:p w14:paraId="2674A574" w14:textId="77777777" w:rsidR="00F879B8" w:rsidRPr="00C61938" w:rsidRDefault="00984543">
      <w:pPr>
        <w:spacing w:before="240" w:after="240" w:line="360" w:lineRule="auto"/>
        <w:jc w:val="both"/>
        <w:rPr>
          <w:b/>
          <w:lang w:val="en-GB"/>
        </w:rPr>
      </w:pPr>
      <w:r w:rsidRPr="00C61938">
        <w:rPr>
          <w:b/>
          <w:lang w:val="en-GB"/>
        </w:rPr>
        <w:lastRenderedPageBreak/>
        <w:t>Introduction</w:t>
      </w:r>
    </w:p>
    <w:p w14:paraId="63FC27CF" w14:textId="36E5608E" w:rsidR="00F879B8" w:rsidRPr="00C61938" w:rsidRDefault="00984543">
      <w:pPr>
        <w:spacing w:line="360" w:lineRule="auto"/>
        <w:jc w:val="both"/>
        <w:rPr>
          <w:lang w:val="en-GB"/>
        </w:rPr>
      </w:pPr>
      <w:commentRangeStart w:id="17"/>
      <w:commentRangeStart w:id="18"/>
      <w:r w:rsidRPr="00C61938">
        <w:rPr>
          <w:lang w:val="en-GB"/>
        </w:rPr>
        <w:t>In recent years, there have been more and more efforts to shorten patients' hospital stays and streamline processes [5].  On one hand, these efforts have an economic background</w:t>
      </w:r>
      <w:r w:rsidR="009C105A">
        <w:rPr>
          <w:lang w:val="en-GB"/>
        </w:rPr>
        <w:t xml:space="preserve"> on the other hand</w:t>
      </w:r>
      <w:r w:rsidRPr="00C61938">
        <w:rPr>
          <w:lang w:val="en-GB"/>
        </w:rPr>
        <w:t xml:space="preserve"> medical advantages, since shorter hospital stays can for example lead to a reduction in nosocomial infections [6].</w:t>
      </w:r>
    </w:p>
    <w:p w14:paraId="5B9013C7" w14:textId="3426EB0F" w:rsidR="00F879B8" w:rsidRPr="00C61938" w:rsidRDefault="00984543">
      <w:pPr>
        <w:spacing w:line="360" w:lineRule="auto"/>
        <w:jc w:val="both"/>
        <w:rPr>
          <w:lang w:val="en-GB"/>
        </w:rPr>
      </w:pPr>
      <w:r w:rsidRPr="00C61938">
        <w:rPr>
          <w:lang w:val="en-GB"/>
        </w:rPr>
        <w:t>The WHO highlights Healthcare-Associated Infections (HCAIs) as a major issue for health providers, patients and public authorities worldwide [1].</w:t>
      </w:r>
      <w:r w:rsidRPr="00C61938">
        <w:rPr>
          <w:vertAlign w:val="superscript"/>
          <w:lang w:val="en-GB"/>
        </w:rPr>
        <w:t xml:space="preserve"> </w:t>
      </w:r>
      <w:r w:rsidRPr="00C61938">
        <w:rPr>
          <w:lang w:val="en-GB"/>
        </w:rPr>
        <w:t>The ECDC reported that approximately 4</w:t>
      </w:r>
      <w:r w:rsidR="001D7254">
        <w:rPr>
          <w:lang w:val="en-GB"/>
        </w:rPr>
        <w:t>.</w:t>
      </w:r>
      <w:r w:rsidRPr="00C61938">
        <w:rPr>
          <w:lang w:val="en-GB"/>
        </w:rPr>
        <w:t>131</w:t>
      </w:r>
      <w:r w:rsidR="001D7254">
        <w:rPr>
          <w:lang w:val="en-GB"/>
        </w:rPr>
        <w:t>.</w:t>
      </w:r>
      <w:r w:rsidRPr="00C61938">
        <w:rPr>
          <w:lang w:val="en-GB"/>
        </w:rPr>
        <w:t>000 patients are affected by about 4</w:t>
      </w:r>
      <w:r w:rsidR="001D7254">
        <w:rPr>
          <w:lang w:val="en-GB"/>
        </w:rPr>
        <w:t>.</w:t>
      </w:r>
      <w:r w:rsidRPr="00C61938">
        <w:rPr>
          <w:lang w:val="en-GB"/>
        </w:rPr>
        <w:t>544</w:t>
      </w:r>
      <w:r w:rsidR="001D7254">
        <w:rPr>
          <w:lang w:val="en-GB"/>
        </w:rPr>
        <w:t>.</w:t>
      </w:r>
      <w:r w:rsidRPr="00C61938">
        <w:rPr>
          <w:lang w:val="en-GB"/>
        </w:rPr>
        <w:t xml:space="preserve">100 episodes of HCAI every year in Europe, with a mean HCAI prevalence of 7.1% [2]. In this context, HCAIs cause 16 million extra-days of hospital stay and 37 000 attributable deaths (and contribute to an additional 110 000). </w:t>
      </w:r>
      <w:r w:rsidR="009C105A">
        <w:rPr>
          <w:lang w:val="en-GB"/>
        </w:rPr>
        <w:t xml:space="preserve">This </w:t>
      </w:r>
      <w:proofErr w:type="spellStart"/>
      <w:r w:rsidR="009C105A">
        <w:rPr>
          <w:lang w:val="en-GB"/>
        </w:rPr>
        <w:t>amounths</w:t>
      </w:r>
      <w:proofErr w:type="spellEnd"/>
      <w:r w:rsidR="009C105A">
        <w:rPr>
          <w:lang w:val="en-GB"/>
        </w:rPr>
        <w:t xml:space="preserve"> to an</w:t>
      </w:r>
      <w:r w:rsidRPr="00C61938">
        <w:rPr>
          <w:lang w:val="en-GB"/>
        </w:rPr>
        <w:t xml:space="preserve"> approximate € 7 billion</w:t>
      </w:r>
      <w:r w:rsidR="009C105A">
        <w:rPr>
          <w:lang w:val="en-GB"/>
        </w:rPr>
        <w:t xml:space="preserve"> in associated costs</w:t>
      </w:r>
      <w:r w:rsidRPr="00C61938">
        <w:rPr>
          <w:lang w:val="en-GB"/>
        </w:rPr>
        <w:t xml:space="preserve"> annually [WHO (2011)], with a considerable variability in estimates with a range of 1.2 to 26.4 excess days due to HCAI [3]. </w:t>
      </w:r>
      <w:commentRangeEnd w:id="17"/>
      <w:r w:rsidR="0033423D">
        <w:rPr>
          <w:rStyle w:val="CommentReference"/>
        </w:rPr>
        <w:commentReference w:id="17"/>
      </w:r>
      <w:commentRangeEnd w:id="18"/>
      <w:r w:rsidR="00152DBE">
        <w:rPr>
          <w:rStyle w:val="CommentReference"/>
        </w:rPr>
        <w:commentReference w:id="18"/>
      </w:r>
    </w:p>
    <w:p w14:paraId="4153A27E" w14:textId="0F84B248" w:rsidR="00F879B8" w:rsidRPr="00C61938" w:rsidRDefault="00984543">
      <w:pPr>
        <w:spacing w:line="360" w:lineRule="auto"/>
        <w:jc w:val="both"/>
        <w:rPr>
          <w:lang w:val="en-GB"/>
        </w:rPr>
      </w:pPr>
      <w:r w:rsidRPr="00C61938">
        <w:rPr>
          <w:lang w:val="en-GB"/>
        </w:rPr>
        <w:t xml:space="preserve">Enabling remote contact and communication with patients without physical presence using digital media tools may facilitate reduction of HCAIs. Especially for surgical interventions it may help to keep the pre-operative hospital length of stay as short as possible. Currently however, pre-operative </w:t>
      </w:r>
      <w:proofErr w:type="spellStart"/>
      <w:r w:rsidRPr="00C61938">
        <w:rPr>
          <w:lang w:val="en-GB"/>
        </w:rPr>
        <w:t>anaesthesiological</w:t>
      </w:r>
      <w:proofErr w:type="spellEnd"/>
      <w:r w:rsidRPr="00C61938">
        <w:rPr>
          <w:lang w:val="en-GB"/>
        </w:rPr>
        <w:t xml:space="preserve"> evaluation is carried out in most hospitals during the pre-operative stay or </w:t>
      </w:r>
      <w:r w:rsidR="009C105A">
        <w:rPr>
          <w:lang w:val="en-GB"/>
        </w:rPr>
        <w:t>on an outpatient basis</w:t>
      </w:r>
      <w:r w:rsidRPr="00C61938">
        <w:rPr>
          <w:lang w:val="en-GB"/>
        </w:rPr>
        <w:t xml:space="preserve"> in advance. This </w:t>
      </w:r>
      <w:r w:rsidR="009C105A">
        <w:rPr>
          <w:lang w:val="en-GB"/>
        </w:rPr>
        <w:t>practice is backed by</w:t>
      </w:r>
      <w:r w:rsidR="009C105A" w:rsidRPr="00C61938">
        <w:rPr>
          <w:lang w:val="en-GB"/>
        </w:rPr>
        <w:t xml:space="preserve"> </w:t>
      </w:r>
      <w:r w:rsidRPr="00C61938">
        <w:rPr>
          <w:lang w:val="en-GB"/>
        </w:rPr>
        <w:t>the recommendations</w:t>
      </w:r>
      <w:r w:rsidR="009C105A">
        <w:rPr>
          <w:lang w:val="en-GB"/>
        </w:rPr>
        <w:t xml:space="preserve"> and </w:t>
      </w:r>
      <w:r w:rsidRPr="00C61938">
        <w:rPr>
          <w:lang w:val="en-GB"/>
        </w:rPr>
        <w:t>guidelines of many medical societies</w:t>
      </w:r>
      <w:r w:rsidR="009C105A">
        <w:rPr>
          <w:lang w:val="en-GB"/>
        </w:rPr>
        <w:t xml:space="preserve"> emphasizing a</w:t>
      </w:r>
      <w:r w:rsidRPr="00C61938">
        <w:rPr>
          <w:lang w:val="en-GB"/>
        </w:rPr>
        <w:t xml:space="preserve"> physical contact</w:t>
      </w:r>
      <w:r w:rsidR="009C105A">
        <w:rPr>
          <w:lang w:val="en-GB"/>
        </w:rPr>
        <w:t xml:space="preserve"> in the form of Consultation</w:t>
      </w:r>
      <w:r w:rsidRPr="00C61938">
        <w:rPr>
          <w:lang w:val="en-GB"/>
        </w:rPr>
        <w:t xml:space="preserve"> </w:t>
      </w:r>
      <w:commentRangeStart w:id="19"/>
      <w:r w:rsidR="009C105A">
        <w:rPr>
          <w:lang w:val="en-GB"/>
        </w:rPr>
        <w:t>during which</w:t>
      </w:r>
      <w:r w:rsidRPr="00C61938">
        <w:rPr>
          <w:lang w:val="en-GB"/>
        </w:rPr>
        <w:t xml:space="preserve"> a patient</w:t>
      </w:r>
      <w:r w:rsidR="009C105A">
        <w:rPr>
          <w:lang w:val="en-GB"/>
        </w:rPr>
        <w:t xml:space="preserve"> is</w:t>
      </w:r>
      <w:r w:rsidRPr="00C61938">
        <w:rPr>
          <w:lang w:val="en-GB"/>
        </w:rPr>
        <w:t xml:space="preserve"> to be legitimately informed</w:t>
      </w:r>
      <w:r w:rsidR="009C105A">
        <w:rPr>
          <w:lang w:val="en-GB"/>
        </w:rPr>
        <w:t xml:space="preserve"> on his/ her future </w:t>
      </w:r>
      <w:proofErr w:type="spellStart"/>
      <w:r w:rsidR="009C105A">
        <w:rPr>
          <w:lang w:val="en-GB"/>
        </w:rPr>
        <w:t>anesthetic</w:t>
      </w:r>
      <w:proofErr w:type="spellEnd"/>
      <w:r w:rsidR="009C105A">
        <w:rPr>
          <w:lang w:val="en-GB"/>
        </w:rPr>
        <w:t xml:space="preserve"> procedure</w:t>
      </w:r>
      <w:r w:rsidRPr="00C61938">
        <w:rPr>
          <w:lang w:val="en-GB"/>
        </w:rPr>
        <w:t xml:space="preserve"> [8]. </w:t>
      </w:r>
    </w:p>
    <w:p w14:paraId="408D9683" w14:textId="6017180E" w:rsidR="00F879B8" w:rsidRPr="00C61938" w:rsidRDefault="00984543">
      <w:pPr>
        <w:spacing w:line="360" w:lineRule="auto"/>
        <w:jc w:val="both"/>
        <w:rPr>
          <w:lang w:val="en-GB"/>
        </w:rPr>
      </w:pPr>
      <w:r w:rsidRPr="00C61938">
        <w:rPr>
          <w:lang w:val="en-GB"/>
        </w:rPr>
        <w:t>Especially, in light of the current COVID-19 pandemi</w:t>
      </w:r>
      <w:r w:rsidR="009C105A">
        <w:rPr>
          <w:lang w:val="en-GB"/>
        </w:rPr>
        <w:t>c</w:t>
      </w:r>
      <w:r w:rsidRPr="00C61938">
        <w:rPr>
          <w:lang w:val="en-GB"/>
        </w:rPr>
        <w:t xml:space="preserve">, a reduction </w:t>
      </w:r>
      <w:r w:rsidR="009C105A">
        <w:rPr>
          <w:lang w:val="en-GB"/>
        </w:rPr>
        <w:t>of</w:t>
      </w:r>
      <w:r w:rsidRPr="00C61938">
        <w:rPr>
          <w:lang w:val="en-GB"/>
        </w:rPr>
        <w:t xml:space="preserve"> the </w:t>
      </w:r>
      <w:r w:rsidR="009C105A">
        <w:rPr>
          <w:lang w:val="en-GB"/>
        </w:rPr>
        <w:t>length</w:t>
      </w:r>
      <w:r w:rsidR="009C105A" w:rsidRPr="00C61938">
        <w:rPr>
          <w:lang w:val="en-GB"/>
        </w:rPr>
        <w:t xml:space="preserve"> </w:t>
      </w:r>
      <w:r w:rsidRPr="00C61938">
        <w:rPr>
          <w:lang w:val="en-GB"/>
        </w:rPr>
        <w:t xml:space="preserve">of hospital stays is </w:t>
      </w:r>
      <w:r w:rsidR="009C105A">
        <w:rPr>
          <w:lang w:val="en-GB"/>
        </w:rPr>
        <w:t>of utmost desirability</w:t>
      </w:r>
      <w:r w:rsidRPr="00C61938">
        <w:rPr>
          <w:lang w:val="en-GB"/>
        </w:rPr>
        <w:t xml:space="preserve">. </w:t>
      </w:r>
      <w:r w:rsidR="009C105A">
        <w:rPr>
          <w:lang w:val="en-GB"/>
        </w:rPr>
        <w:t>Furthermore s</w:t>
      </w:r>
      <w:r w:rsidR="009C105A" w:rsidRPr="00C61938">
        <w:rPr>
          <w:lang w:val="en-GB"/>
        </w:rPr>
        <w:t xml:space="preserve">ocial </w:t>
      </w:r>
      <w:r w:rsidRPr="00C61938">
        <w:rPr>
          <w:lang w:val="en-GB"/>
        </w:rPr>
        <w:t xml:space="preserve">distancing is </w:t>
      </w:r>
      <w:r w:rsidR="009C105A">
        <w:rPr>
          <w:lang w:val="en-GB"/>
        </w:rPr>
        <w:t>even more</w:t>
      </w:r>
      <w:r w:rsidR="009C105A" w:rsidRPr="00C61938">
        <w:rPr>
          <w:lang w:val="en-GB"/>
        </w:rPr>
        <w:t xml:space="preserve"> </w:t>
      </w:r>
      <w:r w:rsidRPr="00C61938">
        <w:rPr>
          <w:lang w:val="en-GB"/>
        </w:rPr>
        <w:t>important for vulnerable patient groups such as those with multiple comorbidities, immunosuppression, or elderly patients [4], even beyond a pandemic situation.</w:t>
      </w:r>
    </w:p>
    <w:p w14:paraId="12D3F828" w14:textId="4E685363" w:rsidR="00F879B8" w:rsidRPr="00132EB6" w:rsidRDefault="008024F4">
      <w:pPr>
        <w:spacing w:before="240" w:after="240" w:line="360" w:lineRule="auto"/>
        <w:jc w:val="both"/>
        <w:rPr>
          <w:b/>
          <w:lang w:val="en-US"/>
        </w:rPr>
      </w:pPr>
      <w:commentRangeStart w:id="20"/>
      <w:ins w:id="21" w:author="Claudia Neumann" w:date="2022-06-09T13:19:00Z">
        <w:r>
          <w:rPr>
            <w:lang w:val="en-GB"/>
          </w:rPr>
          <w:t>Thus, the main objective</w:t>
        </w:r>
        <w:r w:rsidRPr="008024F4">
          <w:rPr>
            <w:lang w:val="en-GB"/>
          </w:rPr>
          <w:t xml:space="preserve"> of this study was to determine how widespread the use of telemedicine support in the field of </w:t>
        </w:r>
        <w:proofErr w:type="spellStart"/>
        <w:r w:rsidRPr="008024F4">
          <w:rPr>
            <w:lang w:val="en-GB"/>
          </w:rPr>
          <w:t>anaesthesiological</w:t>
        </w:r>
        <w:proofErr w:type="spellEnd"/>
        <w:r w:rsidRPr="008024F4">
          <w:rPr>
            <w:lang w:val="en-GB"/>
          </w:rPr>
          <w:t xml:space="preserve"> preoperative consultation is across Europe</w:t>
        </w:r>
      </w:ins>
      <w:ins w:id="22" w:author="Claudia Neumann" w:date="2022-06-09T13:20:00Z">
        <w:r>
          <w:rPr>
            <w:lang w:val="en-GB"/>
          </w:rPr>
          <w:t>.</w:t>
        </w:r>
      </w:ins>
      <w:commentRangeEnd w:id="20"/>
      <w:ins w:id="23" w:author="Claudia Neumann" w:date="2022-06-09T13:21:00Z">
        <w:r>
          <w:rPr>
            <w:rStyle w:val="CommentReference"/>
          </w:rPr>
          <w:commentReference w:id="20"/>
        </w:r>
      </w:ins>
      <w:r w:rsidR="00984543" w:rsidRPr="00C61938">
        <w:rPr>
          <w:lang w:val="en-GB"/>
        </w:rPr>
        <w:br w:type="page"/>
      </w:r>
      <w:commentRangeEnd w:id="19"/>
      <w:r w:rsidR="000A74B2">
        <w:rPr>
          <w:rStyle w:val="CommentReference"/>
        </w:rPr>
        <w:commentReference w:id="19"/>
      </w:r>
    </w:p>
    <w:p w14:paraId="68E3E4D4" w14:textId="77777777" w:rsidR="00F879B8" w:rsidRPr="00C61938" w:rsidRDefault="00984543">
      <w:pPr>
        <w:spacing w:before="240" w:after="240" w:line="360" w:lineRule="auto"/>
        <w:jc w:val="both"/>
        <w:rPr>
          <w:b/>
          <w:lang w:val="en-GB"/>
        </w:rPr>
      </w:pPr>
      <w:r w:rsidRPr="00C61938">
        <w:rPr>
          <w:b/>
          <w:lang w:val="en-GB"/>
        </w:rPr>
        <w:lastRenderedPageBreak/>
        <w:t>Methods</w:t>
      </w:r>
    </w:p>
    <w:p w14:paraId="09CE921A" w14:textId="4029E0BE" w:rsidR="00F879B8" w:rsidRPr="00C61938" w:rsidRDefault="00984543">
      <w:pPr>
        <w:spacing w:before="240" w:after="240" w:line="360" w:lineRule="auto"/>
        <w:jc w:val="both"/>
        <w:rPr>
          <w:lang w:val="en-GB"/>
        </w:rPr>
      </w:pPr>
      <w:r w:rsidRPr="00C61938">
        <w:rPr>
          <w:lang w:val="en-GB"/>
        </w:rPr>
        <w:t xml:space="preserve">To provide a Europe-wide overview on the current state of technical support and legal framework for telemedical consultation, a </w:t>
      </w:r>
      <w:r w:rsidR="009C105A">
        <w:rPr>
          <w:lang w:val="en-GB"/>
        </w:rPr>
        <w:t>cross-sectional study in the form of a survey</w:t>
      </w:r>
      <w:r w:rsidR="009C105A" w:rsidRPr="00C61938">
        <w:rPr>
          <w:lang w:val="en-GB"/>
        </w:rPr>
        <w:t xml:space="preserve"> </w:t>
      </w:r>
      <w:r w:rsidR="009C105A">
        <w:rPr>
          <w:lang w:val="en-GB"/>
        </w:rPr>
        <w:t>comprising of a</w:t>
      </w:r>
      <w:r w:rsidRPr="00C61938">
        <w:rPr>
          <w:lang w:val="en-GB"/>
        </w:rPr>
        <w:t xml:space="preserve"> total of 27 questions was sent </w:t>
      </w:r>
      <w:r w:rsidR="009C105A">
        <w:rPr>
          <w:lang w:val="en-GB"/>
        </w:rPr>
        <w:t>through</w:t>
      </w:r>
      <w:r w:rsidR="009C105A" w:rsidRPr="00C61938">
        <w:rPr>
          <w:lang w:val="en-GB"/>
        </w:rPr>
        <w:t xml:space="preserve"> </w:t>
      </w:r>
      <w:r w:rsidRPr="00C61938">
        <w:rPr>
          <w:lang w:val="en-GB"/>
        </w:rPr>
        <w:t xml:space="preserve">the European Society of Anaesthesiology and Intensive Care (ESAIC) to </w:t>
      </w:r>
      <w:r w:rsidR="009C105A">
        <w:rPr>
          <w:lang w:val="en-GB"/>
        </w:rPr>
        <w:t>its</w:t>
      </w:r>
      <w:ins w:id="24" w:author="Wietasch, JKG (anest)" w:date="2022-05-29T22:27:00Z">
        <w:r w:rsidR="005F78A8">
          <w:rPr>
            <w:lang w:val="en-GB"/>
          </w:rPr>
          <w:t xml:space="preserve"> </w:t>
        </w:r>
      </w:ins>
      <w:r w:rsidRPr="00C61938">
        <w:rPr>
          <w:lang w:val="en-GB"/>
        </w:rPr>
        <w:t xml:space="preserve">members in 47 European countries. </w:t>
      </w:r>
    </w:p>
    <w:p w14:paraId="54C7B74D" w14:textId="2F6F2839" w:rsidR="00F879B8" w:rsidRPr="00C61938" w:rsidRDefault="00984543">
      <w:pPr>
        <w:spacing w:before="240" w:after="240" w:line="360" w:lineRule="auto"/>
        <w:jc w:val="both"/>
        <w:rPr>
          <w:lang w:val="en-GB"/>
        </w:rPr>
      </w:pPr>
      <w:r w:rsidRPr="00C61938">
        <w:rPr>
          <w:lang w:val="en-GB"/>
        </w:rPr>
        <w:t xml:space="preserve">The survey was designed as a multiple choice questionnaire with the possibility to add comments or omit questions. Written answers were not analysed for this study and did not contribute to the </w:t>
      </w:r>
      <w:r w:rsidR="00132EB6">
        <w:rPr>
          <w:lang w:val="en-GB"/>
        </w:rPr>
        <w:t>results</w:t>
      </w:r>
      <w:r w:rsidRPr="00C61938">
        <w:rPr>
          <w:lang w:val="en-GB"/>
        </w:rPr>
        <w:t xml:space="preserve"> presented here. T</w:t>
      </w:r>
      <w:r w:rsidR="00B603BA">
        <w:rPr>
          <w:lang w:val="en-GB"/>
        </w:rPr>
        <w:t>est runs revealed the</w:t>
      </w:r>
      <w:r w:rsidRPr="00C61938">
        <w:rPr>
          <w:lang w:val="en-GB"/>
        </w:rPr>
        <w:t xml:space="preserve"> questionnaire could be completed in 7-10 minutes. It was possible to resume answering the survey if the session had to be interrupted. </w:t>
      </w:r>
    </w:p>
    <w:p w14:paraId="0CCFE63C" w14:textId="47075031" w:rsidR="00F879B8" w:rsidRPr="00C61938" w:rsidRDefault="00984543">
      <w:pPr>
        <w:spacing w:before="240" w:after="240" w:line="360" w:lineRule="auto"/>
        <w:jc w:val="both"/>
        <w:rPr>
          <w:lang w:val="en-GB"/>
        </w:rPr>
      </w:pPr>
      <w:commentRangeStart w:id="25"/>
      <w:r w:rsidRPr="00C61938">
        <w:rPr>
          <w:lang w:val="en-GB"/>
        </w:rPr>
        <w:t xml:space="preserve">The main focus of our survey was particularly on the general and technical possibility of digital education in the field of anaesthesia and the assessment whether a remote online or telephone anaesthesia consent procedure would comply with </w:t>
      </w:r>
      <w:r w:rsidR="009C105A">
        <w:rPr>
          <w:lang w:val="en-GB"/>
        </w:rPr>
        <w:t xml:space="preserve">the currently prevailing legal framework </w:t>
      </w:r>
      <w:r w:rsidRPr="00C61938">
        <w:rPr>
          <w:lang w:val="en-GB"/>
        </w:rPr>
        <w:t xml:space="preserve"> across different European countries</w:t>
      </w:r>
      <w:commentRangeEnd w:id="25"/>
      <w:r w:rsidR="00B603BA">
        <w:rPr>
          <w:rStyle w:val="CommentReference"/>
        </w:rPr>
        <w:commentReference w:id="25"/>
      </w:r>
      <w:commentRangeStart w:id="26"/>
      <w:commentRangeStart w:id="27"/>
      <w:commentRangeStart w:id="28"/>
      <w:ins w:id="29" w:author="Claudia Neumann" w:date="2022-05-27T13:50:00Z">
        <w:r w:rsidR="00D7572F">
          <w:rPr>
            <w:lang w:val="en-GB"/>
          </w:rPr>
          <w:t xml:space="preserve"> – the participating anaesthetists were asked to judge this according to their own assessment</w:t>
        </w:r>
      </w:ins>
      <w:commentRangeEnd w:id="26"/>
      <w:ins w:id="30" w:author="Claudia Neumann" w:date="2022-05-27T13:51:00Z">
        <w:r w:rsidR="00D7572F">
          <w:rPr>
            <w:rStyle w:val="CommentReference"/>
          </w:rPr>
          <w:commentReference w:id="26"/>
        </w:r>
      </w:ins>
      <w:commentRangeEnd w:id="27"/>
      <w:commentRangeEnd w:id="28"/>
      <w:ins w:id="31" w:author="Claudia Neumann" w:date="2022-06-09T12:44:00Z">
        <w:r w:rsidR="00E94CDD">
          <w:rPr>
            <w:lang w:val="en-GB"/>
          </w:rPr>
          <w:t xml:space="preserve"> and to the best of their knowledge</w:t>
        </w:r>
      </w:ins>
      <w:r w:rsidR="000460A4">
        <w:rPr>
          <w:rStyle w:val="CommentReference"/>
        </w:rPr>
        <w:commentReference w:id="27"/>
      </w:r>
      <w:r w:rsidR="00E94CDD">
        <w:rPr>
          <w:rStyle w:val="CommentReference"/>
        </w:rPr>
        <w:commentReference w:id="28"/>
      </w:r>
      <w:r w:rsidRPr="00C61938">
        <w:rPr>
          <w:lang w:val="en-GB"/>
        </w:rPr>
        <w:t xml:space="preserve">. We also </w:t>
      </w:r>
      <w:r w:rsidR="00D7572F">
        <w:rPr>
          <w:lang w:val="en-GB"/>
        </w:rPr>
        <w:t>gathered</w:t>
      </w:r>
      <w:r w:rsidRPr="00C61938">
        <w:rPr>
          <w:lang w:val="en-GB"/>
        </w:rPr>
        <w:t xml:space="preserve"> information on the time frame of the preoperative visit distinguished between low and high risk procedures. </w:t>
      </w:r>
    </w:p>
    <w:p w14:paraId="1EC0366F" w14:textId="31AE1228" w:rsidR="00F879B8" w:rsidRPr="00C61938" w:rsidRDefault="00984543">
      <w:pPr>
        <w:spacing w:before="240" w:after="240" w:line="360" w:lineRule="auto"/>
        <w:jc w:val="both"/>
        <w:rPr>
          <w:lang w:val="en-GB"/>
        </w:rPr>
      </w:pPr>
      <w:r w:rsidRPr="00C61938">
        <w:rPr>
          <w:lang w:val="en-GB"/>
        </w:rPr>
        <w:t xml:space="preserve">In order to analyse the effect of economic health on our results, a separate </w:t>
      </w:r>
      <w:proofErr w:type="spellStart"/>
      <w:r w:rsidRPr="00C61938">
        <w:rPr>
          <w:lang w:val="en-GB"/>
        </w:rPr>
        <w:t>subanalysis</w:t>
      </w:r>
      <w:proofErr w:type="spellEnd"/>
      <w:r w:rsidRPr="00C61938">
        <w:rPr>
          <w:lang w:val="en-GB"/>
        </w:rPr>
        <w:t xml:space="preserve"> was performed. To accomplish this</w:t>
      </w:r>
      <w:r w:rsidR="009C105A">
        <w:rPr>
          <w:lang w:val="en-GB"/>
        </w:rPr>
        <w:t xml:space="preserve"> task</w:t>
      </w:r>
      <w:r w:rsidRPr="00C61938">
        <w:rPr>
          <w:lang w:val="en-GB"/>
        </w:rPr>
        <w:t xml:space="preserve">, technical implementation </w:t>
      </w:r>
      <w:r w:rsidR="009C105A">
        <w:rPr>
          <w:lang w:val="en-GB"/>
        </w:rPr>
        <w:t>of</w:t>
      </w:r>
      <w:r w:rsidR="009C105A" w:rsidRPr="00C61938">
        <w:rPr>
          <w:lang w:val="en-GB"/>
        </w:rPr>
        <w:t xml:space="preserve"> </w:t>
      </w:r>
      <w:r w:rsidRPr="00C61938">
        <w:rPr>
          <w:lang w:val="en-GB"/>
        </w:rPr>
        <w:t xml:space="preserve">internet </w:t>
      </w:r>
      <w:r w:rsidR="009C105A">
        <w:rPr>
          <w:lang w:val="en-GB"/>
        </w:rPr>
        <w:t xml:space="preserve">and </w:t>
      </w:r>
      <w:r w:rsidR="009C105A" w:rsidRPr="00C61938">
        <w:rPr>
          <w:lang w:val="en-GB"/>
        </w:rPr>
        <w:t xml:space="preserve"> telephone-based</w:t>
      </w:r>
      <w:r w:rsidRPr="00C61938">
        <w:rPr>
          <w:lang w:val="en-GB"/>
        </w:rPr>
        <w:t xml:space="preserve"> solutions facilitating remote consent process and perception of legal differences were investigated in relation to the gross domestic product per capita (GDP per capita) and this was taken into account </w:t>
      </w:r>
      <w:r w:rsidR="009C105A">
        <w:rPr>
          <w:lang w:val="en-GB"/>
        </w:rPr>
        <w:t>during</w:t>
      </w:r>
      <w:r w:rsidR="009C105A" w:rsidRPr="00C61938">
        <w:rPr>
          <w:lang w:val="en-GB"/>
        </w:rPr>
        <w:t xml:space="preserve"> </w:t>
      </w:r>
      <w:r w:rsidRPr="00C61938">
        <w:rPr>
          <w:lang w:val="en-GB"/>
        </w:rPr>
        <w:t xml:space="preserve">the discussion </w:t>
      </w:r>
      <w:r w:rsidR="009C105A">
        <w:rPr>
          <w:lang w:val="en-GB"/>
        </w:rPr>
        <w:t>upon whether</w:t>
      </w:r>
      <w:r w:rsidR="009C105A" w:rsidRPr="00C61938">
        <w:rPr>
          <w:lang w:val="en-GB"/>
        </w:rPr>
        <w:t xml:space="preserve"> </w:t>
      </w:r>
      <w:r w:rsidRPr="00C61938">
        <w:rPr>
          <w:lang w:val="en-GB"/>
        </w:rPr>
        <w:t xml:space="preserve">significant </w:t>
      </w:r>
      <w:r w:rsidR="009C105A">
        <w:rPr>
          <w:lang w:val="en-GB"/>
        </w:rPr>
        <w:t>disparities</w:t>
      </w:r>
      <w:r w:rsidR="009C105A" w:rsidRPr="00C61938">
        <w:rPr>
          <w:lang w:val="en-GB"/>
        </w:rPr>
        <w:t xml:space="preserve"> e</w:t>
      </w:r>
      <w:r w:rsidR="009C105A">
        <w:rPr>
          <w:lang w:val="en-GB"/>
        </w:rPr>
        <w:t>xisted</w:t>
      </w:r>
      <w:r w:rsidRPr="00C61938">
        <w:rPr>
          <w:lang w:val="en-GB"/>
        </w:rPr>
        <w:t>. Quantitative data for GDP per capita was accessed online (</w:t>
      </w:r>
      <w:r w:rsidR="00313F26">
        <w:fldChar w:fldCharType="begin"/>
      </w:r>
      <w:r w:rsidR="00313F26" w:rsidRPr="009C105A">
        <w:rPr>
          <w:lang w:val="en-US"/>
          <w:rPrChange w:id="32" w:author="Dishalen Cudian" w:date="2022-05-25T18:21:00Z">
            <w:rPr/>
          </w:rPrChange>
        </w:rPr>
        <w:instrText xml:space="preserve"> HYPERLINK "https://data.worldbank.org/indicator/ny.gdp.pcap.cd" \h </w:instrText>
      </w:r>
      <w:r w:rsidR="00313F26">
        <w:fldChar w:fldCharType="separate"/>
      </w:r>
      <w:r w:rsidRPr="00C61938">
        <w:rPr>
          <w:color w:val="1155CC"/>
          <w:u w:val="single"/>
          <w:lang w:val="en-GB"/>
        </w:rPr>
        <w:t>https://data.worldbank.org/indicator/ny.gdp.pcap.cd</w:t>
      </w:r>
      <w:r w:rsidR="00313F26">
        <w:rPr>
          <w:color w:val="1155CC"/>
          <w:u w:val="single"/>
          <w:lang w:val="en-GB"/>
        </w:rPr>
        <w:fldChar w:fldCharType="end"/>
      </w:r>
      <w:r w:rsidRPr="00C61938">
        <w:rPr>
          <w:lang w:val="en-GB"/>
        </w:rPr>
        <w:t xml:space="preserve">) and countries that were represented in our study were assigned into 3 groups </w:t>
      </w:r>
      <w:r w:rsidR="009C105A">
        <w:rPr>
          <w:lang w:val="en-GB"/>
        </w:rPr>
        <w:t>namely</w:t>
      </w:r>
      <w:r w:rsidR="009C105A" w:rsidRPr="00C61938">
        <w:rPr>
          <w:lang w:val="en-GB"/>
        </w:rPr>
        <w:t xml:space="preserve"> </w:t>
      </w:r>
      <w:r w:rsidRPr="00C61938">
        <w:rPr>
          <w:lang w:val="en-GB"/>
        </w:rPr>
        <w:t xml:space="preserve">high, middle and low GDP per capita. The assignment process was performed so that every group had a similar count of countries in every group. A detailed tabulated overview can be found in the supplementary material section (Table S3). </w:t>
      </w:r>
    </w:p>
    <w:p w14:paraId="4EF5015D" w14:textId="77777777" w:rsidR="00F879B8" w:rsidRPr="00C61938" w:rsidRDefault="00984543">
      <w:pPr>
        <w:spacing w:before="240" w:after="240" w:line="360" w:lineRule="auto"/>
        <w:jc w:val="both"/>
        <w:rPr>
          <w:lang w:val="en-GB"/>
        </w:rPr>
      </w:pPr>
      <w:r w:rsidRPr="00C61938">
        <w:rPr>
          <w:lang w:val="en-GB"/>
        </w:rPr>
        <w:t>The survey was implemented by using an open source online questionnaire tool “</w:t>
      </w:r>
      <w:proofErr w:type="spellStart"/>
      <w:r w:rsidRPr="00C61938">
        <w:rPr>
          <w:lang w:val="en-GB"/>
        </w:rPr>
        <w:t>LimeSurvey</w:t>
      </w:r>
      <w:proofErr w:type="spellEnd"/>
      <w:r w:rsidRPr="00C61938">
        <w:rPr>
          <w:lang w:val="en-GB"/>
        </w:rPr>
        <w:t xml:space="preserve"> CE” (Version 5.1, </w:t>
      </w:r>
      <w:r w:rsidR="00313F26">
        <w:fldChar w:fldCharType="begin"/>
      </w:r>
      <w:r w:rsidR="00313F26" w:rsidRPr="009C105A">
        <w:rPr>
          <w:lang w:val="en-US"/>
          <w:rPrChange w:id="33" w:author="Dishalen Cudian" w:date="2022-05-25T18:21:00Z">
            <w:rPr/>
          </w:rPrChange>
        </w:rPr>
        <w:instrText xml:space="preserve"> HYPERLINK "https://community.limesurvey.org/downloads/" \h </w:instrText>
      </w:r>
      <w:r w:rsidR="00313F26">
        <w:fldChar w:fldCharType="separate"/>
      </w:r>
      <w:r w:rsidRPr="00C61938">
        <w:rPr>
          <w:color w:val="1155CC"/>
          <w:u w:val="single"/>
          <w:lang w:val="en-GB"/>
        </w:rPr>
        <w:t>https://community.limesurvey.org/downloads/</w:t>
      </w:r>
      <w:r w:rsidR="00313F26">
        <w:rPr>
          <w:color w:val="1155CC"/>
          <w:u w:val="single"/>
          <w:lang w:val="en-GB"/>
        </w:rPr>
        <w:fldChar w:fldCharType="end"/>
      </w:r>
      <w:r w:rsidRPr="00C61938">
        <w:rPr>
          <w:lang w:val="en-GB"/>
        </w:rPr>
        <w:t>), and was hosted on a secured Linux Debian (Version 10.11) server. The link to the questionnaire was distributed by the ESAIC communication committee (</w:t>
      </w:r>
      <w:r w:rsidR="00313F26">
        <w:fldChar w:fldCharType="begin"/>
      </w:r>
      <w:r w:rsidR="00313F26" w:rsidRPr="009C105A">
        <w:rPr>
          <w:lang w:val="en-US"/>
          <w:rPrChange w:id="34" w:author="Dishalen Cudian" w:date="2022-05-25T18:21:00Z">
            <w:rPr/>
          </w:rPrChange>
        </w:rPr>
        <w:instrText xml:space="preserve"> HYPERLINK "https://kai-survey.de/limesurvey/733779/" \h </w:instrText>
      </w:r>
      <w:r w:rsidR="00313F26">
        <w:fldChar w:fldCharType="separate"/>
      </w:r>
      <w:r w:rsidRPr="00C61938">
        <w:rPr>
          <w:color w:val="1155CC"/>
          <w:u w:val="single"/>
          <w:lang w:val="en-GB"/>
        </w:rPr>
        <w:t>https://kai-survey.de/limesurvey/733779/</w:t>
      </w:r>
      <w:r w:rsidR="00313F26">
        <w:rPr>
          <w:color w:val="1155CC"/>
          <w:u w:val="single"/>
          <w:lang w:val="en-GB"/>
        </w:rPr>
        <w:fldChar w:fldCharType="end"/>
      </w:r>
      <w:r w:rsidRPr="00C61938">
        <w:rPr>
          <w:lang w:val="en-GB"/>
        </w:rPr>
        <w:t xml:space="preserve">) to 42,433 active members and the survey was conducted over a three-week period (July to August </w:t>
      </w:r>
      <w:r w:rsidRPr="00C61938">
        <w:rPr>
          <w:lang w:val="en-GB"/>
        </w:rPr>
        <w:lastRenderedPageBreak/>
        <w:t>2021). An ethical approval for this survey was not requested, because data was obtained completely anonymous. The members of the ESAIC did give their consent to take part in regular surveys on the membership homepage.</w:t>
      </w:r>
    </w:p>
    <w:p w14:paraId="284219BD" w14:textId="7DFB5DA5" w:rsidR="00F879B8" w:rsidRPr="00C61938" w:rsidRDefault="00984543">
      <w:pPr>
        <w:spacing w:before="240" w:after="240" w:line="360" w:lineRule="auto"/>
        <w:jc w:val="both"/>
        <w:rPr>
          <w:lang w:val="en-GB"/>
        </w:rPr>
      </w:pPr>
      <w:r w:rsidRPr="00C61938">
        <w:rPr>
          <w:lang w:val="en-GB"/>
        </w:rPr>
        <w:t xml:space="preserve">Absolute numbers and proportions of responses were provided for every question used in this observational survey. Differences in the study population and </w:t>
      </w:r>
      <w:proofErr w:type="spellStart"/>
      <w:r w:rsidRPr="00C61938">
        <w:rPr>
          <w:lang w:val="en-GB"/>
        </w:rPr>
        <w:t>subanalysis</w:t>
      </w:r>
      <w:proofErr w:type="spellEnd"/>
      <w:r w:rsidRPr="00C61938">
        <w:rPr>
          <w:lang w:val="en-GB"/>
        </w:rPr>
        <w:t xml:space="preserve"> groups were compared using a chi-square test of independence. The nature of the association between the row (gross domestic product per capita) and column (the likelihood to give a certain answer) in contingency tables was interpreted by identifying cells with the </w:t>
      </w:r>
      <w:commentRangeStart w:id="35"/>
      <w:r w:rsidRPr="00C61938">
        <w:rPr>
          <w:lang w:val="en-GB"/>
        </w:rPr>
        <w:t xml:space="preserve">highest </w:t>
      </w:r>
      <w:proofErr w:type="spellStart"/>
      <w:r w:rsidRPr="00C61938">
        <w:rPr>
          <w:lang w:val="en-GB"/>
        </w:rPr>
        <w:t>Pearsons</w:t>
      </w:r>
      <w:proofErr w:type="spellEnd"/>
      <w:r w:rsidRPr="00C61938">
        <w:rPr>
          <w:lang w:val="en-GB"/>
        </w:rPr>
        <w:t xml:space="preserve"> residuals</w:t>
      </w:r>
      <w:commentRangeEnd w:id="35"/>
      <w:r>
        <w:commentReference w:id="35"/>
      </w:r>
      <w:r w:rsidRPr="00C61938">
        <w:rPr>
          <w:lang w:val="en-GB"/>
        </w:rPr>
        <w:t xml:space="preserve"> as an estimate of raw residuals standard deviation (r). Cells having the highest Pearson residuals show the direction but also the strength of associative effect between dependent and independent variables. </w:t>
      </w:r>
      <w:commentRangeStart w:id="36"/>
      <w:r w:rsidRPr="00C61938">
        <w:rPr>
          <w:color w:val="333333"/>
          <w:highlight w:val="white"/>
          <w:lang w:val="en-GB"/>
        </w:rPr>
        <w:t>Positive residuals are blue, suggesting a positive association and negative residuals are red, suggesting a negative association.</w:t>
      </w:r>
      <w:commentRangeEnd w:id="36"/>
      <w:r w:rsidR="00334EA5">
        <w:rPr>
          <w:rStyle w:val="CommentReference"/>
        </w:rPr>
        <w:commentReference w:id="36"/>
      </w:r>
      <w:r w:rsidRPr="00C61938">
        <w:rPr>
          <w:color w:val="333333"/>
          <w:highlight w:val="white"/>
          <w:lang w:val="en-GB"/>
        </w:rPr>
        <w:t xml:space="preserve"> Residuals that exceed 2 in absolute value indicate</w:t>
      </w:r>
      <w:commentRangeStart w:id="37"/>
      <w:commentRangeStart w:id="38"/>
      <w:r w:rsidRPr="00C61938">
        <w:rPr>
          <w:color w:val="333333"/>
          <w:highlight w:val="white"/>
          <w:lang w:val="en-GB"/>
        </w:rPr>
        <w:t xml:space="preserve"> </w:t>
      </w:r>
      <w:commentRangeStart w:id="39"/>
      <w:r w:rsidRPr="00C61938">
        <w:rPr>
          <w:color w:val="333333"/>
          <w:highlight w:val="white"/>
          <w:lang w:val="en-GB"/>
        </w:rPr>
        <w:t>a lack of fit of the null hypothesis</w:t>
      </w:r>
      <w:commentRangeEnd w:id="39"/>
      <w:r w:rsidR="00334EA5">
        <w:rPr>
          <w:rStyle w:val="CommentReference"/>
        </w:rPr>
        <w:commentReference w:id="39"/>
      </w:r>
      <w:r w:rsidRPr="00C61938">
        <w:rPr>
          <w:color w:val="333333"/>
          <w:highlight w:val="white"/>
          <w:lang w:val="en-GB"/>
        </w:rPr>
        <w:t>.</w:t>
      </w:r>
      <w:commentRangeEnd w:id="37"/>
      <w:r>
        <w:commentReference w:id="37"/>
      </w:r>
      <w:commentRangeEnd w:id="38"/>
      <w:r>
        <w:commentReference w:id="38"/>
      </w:r>
      <w:r w:rsidRPr="00C61938">
        <w:rPr>
          <w:color w:val="333333"/>
          <w:highlight w:val="white"/>
          <w:lang w:val="en-GB"/>
        </w:rPr>
        <w:t xml:space="preserve"> </w:t>
      </w:r>
      <w:r w:rsidRPr="00F95A3D">
        <w:rPr>
          <w:lang w:val="en-GB"/>
        </w:rPr>
        <w:t xml:space="preserve">Significance level was set </w:t>
      </w:r>
      <w:proofErr w:type="spellStart"/>
      <w:r w:rsidRPr="00F95A3D">
        <w:rPr>
          <w:lang w:val="en-GB"/>
        </w:rPr>
        <w:t xml:space="preserve">to </w:t>
      </w:r>
      <w:r w:rsidRPr="00F95A3D">
        <w:rPr>
          <w:i/>
          <w:lang w:val="en-GB"/>
        </w:rPr>
        <w:t>p</w:t>
      </w:r>
      <w:proofErr w:type="spellEnd"/>
      <w:r w:rsidRPr="00F95A3D">
        <w:rPr>
          <w:i/>
          <w:lang w:val="en-GB"/>
        </w:rPr>
        <w:t xml:space="preserve"> </w:t>
      </w:r>
      <w:r w:rsidRPr="00F95A3D">
        <w:rPr>
          <w:rFonts w:ascii="Arial Unicode MS" w:eastAsia="Arial Unicode MS" w:hAnsi="Arial Unicode MS" w:cs="Arial Unicode MS"/>
          <w:lang w:val="en-GB"/>
        </w:rPr>
        <w:t xml:space="preserve">≤ 0.05 and all analyses were performed using the statistical language </w:t>
      </w:r>
      <w:r w:rsidRPr="00F95A3D">
        <w:rPr>
          <w:lang w:val="en-GB"/>
        </w:rPr>
        <w:t xml:space="preserve">R (R Core Team, Vienna, Austria, Version 3.6.2). </w:t>
      </w:r>
      <w:r w:rsidRPr="00C61938">
        <w:rPr>
          <w:lang w:val="en-GB"/>
        </w:rPr>
        <w:t>An interactive web application was programmed to provide additional insight into the survey population (</w:t>
      </w:r>
      <w:r w:rsidR="00313F26">
        <w:fldChar w:fldCharType="begin"/>
      </w:r>
      <w:r w:rsidR="00313F26" w:rsidRPr="009C105A">
        <w:rPr>
          <w:lang w:val="en-US"/>
          <w:rPrChange w:id="40" w:author="Dishalen Cudian" w:date="2022-05-25T18:21:00Z">
            <w:rPr/>
          </w:rPrChange>
        </w:rPr>
        <w:instrText xml:space="preserve"> HYPERLINK "https://kai-survey.shinyapps.io/ESAIC-KAI-survey-2021" \h </w:instrText>
      </w:r>
      <w:r w:rsidR="00313F26">
        <w:fldChar w:fldCharType="separate"/>
      </w:r>
      <w:r w:rsidRPr="00C61938">
        <w:rPr>
          <w:color w:val="1155CC"/>
          <w:u w:val="single"/>
          <w:lang w:val="en-GB"/>
        </w:rPr>
        <w:t>https://kai-survey.shinyapps.io/ESAIC-KAI-survey-2021</w:t>
      </w:r>
      <w:r w:rsidR="00313F26">
        <w:rPr>
          <w:color w:val="1155CC"/>
          <w:u w:val="single"/>
          <w:lang w:val="en-GB"/>
        </w:rPr>
        <w:fldChar w:fldCharType="end"/>
      </w:r>
      <w:r w:rsidRPr="00C61938">
        <w:rPr>
          <w:lang w:val="en-GB"/>
        </w:rPr>
        <w:t>). All code for statistical analysis and visualisation can be accessed online (</w:t>
      </w:r>
      <w:commentRangeStart w:id="41"/>
      <w:commentRangeStart w:id="42"/>
      <w:commentRangeStart w:id="43"/>
      <w:r w:rsidR="00313F26">
        <w:fldChar w:fldCharType="begin"/>
      </w:r>
      <w:r w:rsidR="00313F26" w:rsidRPr="009C105A">
        <w:rPr>
          <w:lang w:val="en-US"/>
          <w:rPrChange w:id="44" w:author="Dishalen Cudian" w:date="2022-05-25T18:21:00Z">
            <w:rPr/>
          </w:rPrChange>
        </w:rPr>
        <w:instrText xml:space="preserve"> HYPERLINK "https://github.com/GrigorijSchleifer/EJA-ESAIC-survey" \h </w:instrText>
      </w:r>
      <w:r w:rsidR="00313F26">
        <w:fldChar w:fldCharType="separate"/>
      </w:r>
      <w:r w:rsidRPr="00C61938">
        <w:rPr>
          <w:color w:val="1155CC"/>
          <w:u w:val="single"/>
          <w:lang w:val="en-GB"/>
        </w:rPr>
        <w:t>https://github.com/GrigorijSchleifer/EJA-ESAIC-survey</w:t>
      </w:r>
      <w:r w:rsidR="00313F26">
        <w:rPr>
          <w:color w:val="1155CC"/>
          <w:u w:val="single"/>
          <w:lang w:val="en-GB"/>
        </w:rPr>
        <w:fldChar w:fldCharType="end"/>
      </w:r>
      <w:commentRangeEnd w:id="41"/>
      <w:r w:rsidR="009C105A">
        <w:rPr>
          <w:rStyle w:val="CommentReference"/>
        </w:rPr>
        <w:commentReference w:id="41"/>
      </w:r>
      <w:commentRangeEnd w:id="42"/>
      <w:r w:rsidR="00A644C1">
        <w:rPr>
          <w:rStyle w:val="CommentReference"/>
        </w:rPr>
        <w:commentReference w:id="42"/>
      </w:r>
      <w:commentRangeEnd w:id="43"/>
      <w:r w:rsidR="00E94CDD">
        <w:rPr>
          <w:rStyle w:val="CommentReference"/>
        </w:rPr>
        <w:commentReference w:id="43"/>
      </w:r>
      <w:r w:rsidRPr="00C61938">
        <w:rPr>
          <w:lang w:val="en-GB"/>
        </w:rPr>
        <w:t xml:space="preserve">). </w:t>
      </w:r>
    </w:p>
    <w:p w14:paraId="0AE2300B" w14:textId="77777777" w:rsidR="00F879B8" w:rsidRPr="00C61938" w:rsidRDefault="00F879B8">
      <w:pPr>
        <w:spacing w:before="240" w:after="240" w:line="360" w:lineRule="auto"/>
        <w:jc w:val="both"/>
        <w:rPr>
          <w:lang w:val="en-GB"/>
        </w:rPr>
      </w:pPr>
    </w:p>
    <w:p w14:paraId="2259DB4F" w14:textId="77777777" w:rsidR="00F879B8" w:rsidRPr="00C61938" w:rsidRDefault="00984543">
      <w:pPr>
        <w:spacing w:before="240" w:after="240" w:line="360" w:lineRule="auto"/>
        <w:jc w:val="both"/>
        <w:rPr>
          <w:lang w:val="en-GB"/>
        </w:rPr>
      </w:pPr>
      <w:r w:rsidRPr="00C61938">
        <w:rPr>
          <w:lang w:val="en-GB"/>
        </w:rPr>
        <w:tab/>
      </w:r>
      <w:r w:rsidRPr="00C61938">
        <w:rPr>
          <w:lang w:val="en-GB"/>
        </w:rPr>
        <w:tab/>
      </w:r>
      <w:r w:rsidRPr="00C61938">
        <w:rPr>
          <w:lang w:val="en-GB"/>
        </w:rPr>
        <w:tab/>
      </w:r>
    </w:p>
    <w:p w14:paraId="6C3F19D9" w14:textId="77777777" w:rsidR="00F879B8" w:rsidRPr="00C61938" w:rsidRDefault="00984543">
      <w:pPr>
        <w:spacing w:before="240" w:after="240" w:line="360" w:lineRule="auto"/>
        <w:jc w:val="both"/>
        <w:rPr>
          <w:lang w:val="en-GB"/>
        </w:rPr>
      </w:pPr>
      <w:r w:rsidRPr="00C61938">
        <w:rPr>
          <w:lang w:val="en-GB"/>
        </w:rPr>
        <w:tab/>
      </w:r>
      <w:r w:rsidRPr="00C61938">
        <w:rPr>
          <w:lang w:val="en-GB"/>
        </w:rPr>
        <w:tab/>
      </w:r>
    </w:p>
    <w:p w14:paraId="4BCF83DB" w14:textId="77777777" w:rsidR="00F879B8" w:rsidRPr="00C61938" w:rsidRDefault="00F879B8">
      <w:pPr>
        <w:spacing w:before="240" w:after="240" w:line="360" w:lineRule="auto"/>
        <w:jc w:val="both"/>
        <w:rPr>
          <w:lang w:val="en-GB"/>
        </w:rPr>
      </w:pPr>
    </w:p>
    <w:p w14:paraId="7302434B" w14:textId="77777777" w:rsidR="00F879B8" w:rsidRPr="00C61938" w:rsidRDefault="00984543">
      <w:pPr>
        <w:pageBreakBefore/>
        <w:spacing w:before="240" w:after="240" w:line="360" w:lineRule="auto"/>
        <w:jc w:val="both"/>
        <w:rPr>
          <w:b/>
          <w:lang w:val="en-GB"/>
        </w:rPr>
      </w:pPr>
      <w:commentRangeStart w:id="45"/>
      <w:r w:rsidRPr="00C61938">
        <w:rPr>
          <w:b/>
          <w:lang w:val="en-GB"/>
        </w:rPr>
        <w:lastRenderedPageBreak/>
        <w:t>Results</w:t>
      </w:r>
      <w:commentRangeEnd w:id="45"/>
      <w:r w:rsidR="00E22CB8">
        <w:rPr>
          <w:rStyle w:val="CommentReference"/>
        </w:rPr>
        <w:commentReference w:id="45"/>
      </w:r>
    </w:p>
    <w:p w14:paraId="38DC932D" w14:textId="65E55119" w:rsidR="00F879B8" w:rsidRPr="00C61938" w:rsidRDefault="00984543">
      <w:pPr>
        <w:spacing w:before="240" w:after="240" w:line="360" w:lineRule="auto"/>
        <w:jc w:val="both"/>
        <w:rPr>
          <w:b/>
          <w:lang w:val="en-GB"/>
        </w:rPr>
      </w:pPr>
      <w:commentRangeStart w:id="46"/>
      <w:r w:rsidRPr="00C61938">
        <w:rPr>
          <w:lang w:val="en-GB"/>
        </w:rPr>
        <w:t>The survey “</w:t>
      </w:r>
      <w:commentRangeStart w:id="47"/>
      <w:commentRangeStart w:id="48"/>
      <w:commentRangeStart w:id="49"/>
      <w:commentRangeStart w:id="50"/>
      <w:r w:rsidRPr="00C61938">
        <w:rPr>
          <w:lang w:val="en-GB"/>
        </w:rPr>
        <w:t>Digital online Patient Informed Consent for Anaesthesia before Elective Surgery. Recent practice in Europe</w:t>
      </w:r>
      <w:commentRangeEnd w:id="47"/>
      <w:r w:rsidR="00EA5C2C">
        <w:rPr>
          <w:rStyle w:val="CommentReference"/>
        </w:rPr>
        <w:commentReference w:id="47"/>
      </w:r>
      <w:commentRangeEnd w:id="48"/>
      <w:r w:rsidR="00B94F83">
        <w:rPr>
          <w:rStyle w:val="CommentReference"/>
        </w:rPr>
        <w:commentReference w:id="48"/>
      </w:r>
      <w:r w:rsidRPr="00C61938">
        <w:rPr>
          <w:lang w:val="en-GB"/>
        </w:rPr>
        <w:t xml:space="preserve">”, </w:t>
      </w:r>
      <w:commentRangeEnd w:id="49"/>
      <w:r w:rsidR="00334EA5">
        <w:rPr>
          <w:rStyle w:val="CommentReference"/>
        </w:rPr>
        <w:commentReference w:id="49"/>
      </w:r>
      <w:commentRangeEnd w:id="50"/>
      <w:r w:rsidR="008C52DF">
        <w:rPr>
          <w:rStyle w:val="CommentReference"/>
        </w:rPr>
        <w:commentReference w:id="50"/>
      </w:r>
      <w:r w:rsidRPr="00C61938">
        <w:rPr>
          <w:lang w:val="en-GB"/>
        </w:rPr>
        <w:t xml:space="preserve">conducted by the University Hospital Bonn and ESAIC took place in July 2021, </w:t>
      </w:r>
      <w:commentRangeStart w:id="51"/>
      <w:r w:rsidRPr="00C61938">
        <w:rPr>
          <w:lang w:val="en-GB"/>
        </w:rPr>
        <w:t xml:space="preserve">and aimed to capture state-of-the-art </w:t>
      </w:r>
      <w:proofErr w:type="spellStart"/>
      <w:r w:rsidRPr="00C61938">
        <w:rPr>
          <w:lang w:val="en-GB"/>
        </w:rPr>
        <w:t>anaesthesiological</w:t>
      </w:r>
      <w:proofErr w:type="spellEnd"/>
      <w:r w:rsidRPr="00C61938">
        <w:rPr>
          <w:lang w:val="en-GB"/>
        </w:rPr>
        <w:t xml:space="preserve"> consultation facts complemented by a judgement of online or telephone assessment / informed consent.</w:t>
      </w:r>
      <w:commentRangeEnd w:id="46"/>
      <w:r w:rsidR="00334EA5">
        <w:rPr>
          <w:rStyle w:val="CommentReference"/>
        </w:rPr>
        <w:commentReference w:id="46"/>
      </w:r>
      <w:r w:rsidRPr="00C61938">
        <w:rPr>
          <w:lang w:val="en-GB"/>
        </w:rPr>
        <w:t xml:space="preserve"> </w:t>
      </w:r>
      <w:commentRangeEnd w:id="51"/>
      <w:r w:rsidR="005675E7">
        <w:rPr>
          <w:rStyle w:val="CommentReference"/>
        </w:rPr>
        <w:commentReference w:id="51"/>
      </w:r>
      <w:commentRangeStart w:id="52"/>
      <w:r w:rsidRPr="00C61938">
        <w:rPr>
          <w:lang w:val="en-GB"/>
        </w:rPr>
        <w:t xml:space="preserve">The survey consisted of </w:t>
      </w:r>
      <w:r w:rsidR="009C105A">
        <w:rPr>
          <w:lang w:val="en-GB"/>
        </w:rPr>
        <w:t>27</w:t>
      </w:r>
      <w:r w:rsidR="009C105A" w:rsidRPr="00C61938">
        <w:rPr>
          <w:lang w:val="en-GB"/>
        </w:rPr>
        <w:t xml:space="preserve"> </w:t>
      </w:r>
      <w:r w:rsidRPr="00C61938">
        <w:rPr>
          <w:lang w:val="en-GB"/>
        </w:rPr>
        <w:t>questions, collected responses from 47 European countries</w:t>
      </w:r>
      <w:commentRangeEnd w:id="52"/>
      <w:r w:rsidR="000E3E36">
        <w:rPr>
          <w:rStyle w:val="CommentReference"/>
        </w:rPr>
        <w:commentReference w:id="52"/>
      </w:r>
      <w:r w:rsidRPr="00C61938">
        <w:rPr>
          <w:lang w:val="en-GB"/>
        </w:rPr>
        <w:t xml:space="preserve"> and was completed by </w:t>
      </w:r>
      <w:commentRangeStart w:id="53"/>
      <w:r w:rsidRPr="00C61938">
        <w:rPr>
          <w:lang w:val="en-GB"/>
        </w:rPr>
        <w:t>1265 participants</w:t>
      </w:r>
      <w:commentRangeEnd w:id="53"/>
      <w:r w:rsidR="000566AF">
        <w:rPr>
          <w:rStyle w:val="CommentReference"/>
        </w:rPr>
        <w:commentReference w:id="53"/>
      </w:r>
      <w:r w:rsidRPr="00C61938">
        <w:rPr>
          <w:lang w:val="en-GB"/>
        </w:rPr>
        <w:t>. Overall, data was provided by medical doctors (</w:t>
      </w:r>
      <w:commentRangeStart w:id="54"/>
      <w:r w:rsidRPr="00C61938">
        <w:rPr>
          <w:lang w:val="en-GB"/>
        </w:rPr>
        <w:t>99 %, n = 920), nurses (0.2 %, n = 2) and physician assistants (0.6 %, n = 6)</w:t>
      </w:r>
      <w:commentRangeEnd w:id="54"/>
      <w:r w:rsidR="000566AF">
        <w:rPr>
          <w:rStyle w:val="CommentReference"/>
        </w:rPr>
        <w:commentReference w:id="54"/>
      </w:r>
      <w:r w:rsidRPr="00C61938">
        <w:rPr>
          <w:lang w:val="en-GB"/>
        </w:rPr>
        <w:t xml:space="preserve">. </w:t>
      </w:r>
      <w:commentRangeStart w:id="55"/>
      <w:r w:rsidRPr="00C61938">
        <w:rPr>
          <w:lang w:val="en-GB"/>
        </w:rPr>
        <w:t xml:space="preserve">56 % (n = 521) </w:t>
      </w:r>
      <w:del w:id="56" w:author="Wietasch, JKG (anest)" w:date="2022-05-29T22:42:00Z">
        <w:r w:rsidRPr="00C61938" w:rsidDel="0038684B">
          <w:rPr>
            <w:lang w:val="en-GB"/>
          </w:rPr>
          <w:delText xml:space="preserve">and 43.6 % (n = 406) </w:delText>
        </w:r>
      </w:del>
      <w:r w:rsidRPr="00C61938">
        <w:rPr>
          <w:lang w:val="en-GB"/>
        </w:rPr>
        <w:t xml:space="preserve">of survey participants were male </w:t>
      </w:r>
      <w:ins w:id="57" w:author="Wietasch, JKG (anest)" w:date="2022-05-29T22:42:00Z">
        <w:r w:rsidR="0038684B" w:rsidRPr="00C61938">
          <w:rPr>
            <w:lang w:val="en-GB"/>
          </w:rPr>
          <w:t xml:space="preserve">and 43.6 % (n = 406) </w:t>
        </w:r>
      </w:ins>
      <w:commentRangeEnd w:id="55"/>
      <w:ins w:id="58" w:author="Wietasch, JKG (anest)" w:date="2022-05-29T22:43:00Z">
        <w:r w:rsidR="00C075F1">
          <w:rPr>
            <w:rStyle w:val="CommentReference"/>
          </w:rPr>
          <w:commentReference w:id="55"/>
        </w:r>
      </w:ins>
      <w:del w:id="59" w:author="Wietasch, JKG (anest)" w:date="2022-05-29T22:42:00Z">
        <w:r w:rsidRPr="00C61938" w:rsidDel="0038684B">
          <w:rPr>
            <w:lang w:val="en-GB"/>
          </w:rPr>
          <w:delText xml:space="preserve">or </w:delText>
        </w:r>
      </w:del>
      <w:r w:rsidRPr="00C61938">
        <w:rPr>
          <w:lang w:val="en-GB"/>
        </w:rPr>
        <w:t>female</w:t>
      </w:r>
      <w:ins w:id="60" w:author="Wietasch, JKG (anest)" w:date="2022-05-29T22:42:00Z">
        <w:r w:rsidR="0038684B">
          <w:rPr>
            <w:lang w:val="en-GB"/>
          </w:rPr>
          <w:t>,</w:t>
        </w:r>
      </w:ins>
      <w:r w:rsidRPr="00C61938">
        <w:rPr>
          <w:lang w:val="en-GB"/>
        </w:rPr>
        <w:t xml:space="preserve"> respectively</w:t>
      </w:r>
      <w:ins w:id="61" w:author="Wietasch, JKG (anest)" w:date="2022-05-29T22:42:00Z">
        <w:r w:rsidR="0038684B">
          <w:rPr>
            <w:lang w:val="en-GB"/>
          </w:rPr>
          <w:t xml:space="preserve">. </w:t>
        </w:r>
      </w:ins>
      <w:del w:id="62" w:author="Wietasch, JKG (anest)" w:date="2022-05-29T22:42:00Z">
        <w:r w:rsidRPr="00C61938" w:rsidDel="0038684B">
          <w:rPr>
            <w:lang w:val="en-GB"/>
          </w:rPr>
          <w:delText xml:space="preserve"> and the c</w:delText>
        </w:r>
      </w:del>
      <w:ins w:id="63" w:author="Wietasch, JKG (anest)" w:date="2022-05-29T22:42:00Z">
        <w:r w:rsidR="0038684B">
          <w:rPr>
            <w:lang w:val="en-GB"/>
          </w:rPr>
          <w:t>C</w:t>
        </w:r>
      </w:ins>
      <w:r w:rsidRPr="00C61938">
        <w:rPr>
          <w:lang w:val="en-GB"/>
        </w:rPr>
        <w:t>onsent was obtained predominantly by consultants (78.6%, n = 731) or residents (15.4 %, n = 143) (Table 1). Most answers were contributed by colleagues from Germany (</w:t>
      </w:r>
      <w:r w:rsidRPr="00C61938">
        <w:rPr>
          <w:sz w:val="20"/>
          <w:szCs w:val="20"/>
          <w:lang w:val="en-GB"/>
        </w:rPr>
        <w:t xml:space="preserve">14.2 %, </w:t>
      </w:r>
      <w:r w:rsidRPr="00C61938">
        <w:rPr>
          <w:lang w:val="en-GB"/>
        </w:rPr>
        <w:t>n = 132), Spain (7.8 %, n = 73) and Switzerland (7 %, n = 65) (Table S1).</w:t>
      </w:r>
    </w:p>
    <w:p w14:paraId="0106F3CD" w14:textId="77777777" w:rsidR="00F879B8" w:rsidRPr="00F95A3D" w:rsidRDefault="00984543">
      <w:pPr>
        <w:spacing w:after="160" w:line="360" w:lineRule="auto"/>
        <w:jc w:val="both"/>
        <w:rPr>
          <w:lang w:val="en-GB"/>
        </w:rPr>
      </w:pPr>
      <w:r w:rsidRPr="00F95A3D">
        <w:rPr>
          <w:b/>
          <w:lang w:val="en-GB"/>
        </w:rPr>
        <w:t xml:space="preserve">Table 1. </w:t>
      </w:r>
      <w:r w:rsidRPr="00F95A3D">
        <w:rPr>
          <w:lang w:val="en-GB"/>
        </w:rPr>
        <w:t>Descriptive statistics of the study population stratified by gender.</w:t>
      </w:r>
    </w:p>
    <w:tbl>
      <w:tblPr>
        <w:tblStyle w:val="a"/>
        <w:tblW w:w="9090" w:type="dxa"/>
        <w:tblInd w:w="55" w:type="dxa"/>
        <w:tblBorders>
          <w:top w:val="nil"/>
          <w:left w:val="nil"/>
          <w:bottom w:val="nil"/>
          <w:right w:val="nil"/>
          <w:insideH w:val="nil"/>
          <w:insideV w:val="nil"/>
        </w:tblBorders>
        <w:tblLayout w:type="fixed"/>
        <w:tblLook w:val="0600" w:firstRow="0" w:lastRow="0" w:firstColumn="0" w:lastColumn="0" w:noHBand="1" w:noVBand="1"/>
      </w:tblPr>
      <w:tblGrid>
        <w:gridCol w:w="2865"/>
        <w:gridCol w:w="1230"/>
        <w:gridCol w:w="1920"/>
        <w:gridCol w:w="1845"/>
        <w:gridCol w:w="1230"/>
      </w:tblGrid>
      <w:tr w:rsidR="00F879B8" w:rsidRPr="003C497A" w14:paraId="30496715" w14:textId="77777777">
        <w:trPr>
          <w:trHeight w:val="320"/>
        </w:trPr>
        <w:tc>
          <w:tcPr>
            <w:tcW w:w="2865" w:type="dxa"/>
            <w:tcBorders>
              <w:top w:val="single" w:sz="12" w:space="0" w:color="000000"/>
              <w:left w:val="single" w:sz="12" w:space="0" w:color="000000"/>
              <w:bottom w:val="single" w:sz="6" w:space="0" w:color="CCCCCC"/>
              <w:right w:val="single" w:sz="12" w:space="0" w:color="000000"/>
            </w:tcBorders>
            <w:tcMar>
              <w:top w:w="40" w:type="dxa"/>
              <w:left w:w="40" w:type="dxa"/>
              <w:bottom w:w="40" w:type="dxa"/>
              <w:right w:w="40" w:type="dxa"/>
            </w:tcMar>
            <w:vAlign w:val="bottom"/>
          </w:tcPr>
          <w:p w14:paraId="02C3B9C5" w14:textId="77777777" w:rsidR="00F879B8" w:rsidRPr="00F95A3D" w:rsidRDefault="00F879B8">
            <w:pPr>
              <w:widowControl w:val="0"/>
              <w:rPr>
                <w:lang w:val="en-GB"/>
              </w:rPr>
            </w:pPr>
          </w:p>
        </w:tc>
        <w:tc>
          <w:tcPr>
            <w:tcW w:w="1230" w:type="dxa"/>
            <w:tcBorders>
              <w:top w:val="single" w:sz="12" w:space="0" w:color="000000"/>
              <w:left w:val="single" w:sz="6" w:space="0" w:color="CCCCCC"/>
              <w:bottom w:val="single" w:sz="12" w:space="0" w:color="000000"/>
              <w:right w:val="single" w:sz="6" w:space="0" w:color="CCCCCC"/>
            </w:tcBorders>
            <w:tcMar>
              <w:top w:w="40" w:type="dxa"/>
              <w:left w:w="40" w:type="dxa"/>
              <w:bottom w:w="40" w:type="dxa"/>
              <w:right w:w="40" w:type="dxa"/>
            </w:tcMar>
            <w:vAlign w:val="bottom"/>
          </w:tcPr>
          <w:p w14:paraId="29BA7A2F" w14:textId="77777777" w:rsidR="00F879B8" w:rsidRPr="00F95A3D" w:rsidRDefault="00F879B8">
            <w:pPr>
              <w:widowControl w:val="0"/>
              <w:rPr>
                <w:lang w:val="en-GB"/>
              </w:rPr>
            </w:pPr>
          </w:p>
        </w:tc>
        <w:tc>
          <w:tcPr>
            <w:tcW w:w="1920" w:type="dxa"/>
            <w:tcBorders>
              <w:top w:val="single" w:sz="12" w:space="0" w:color="000000"/>
              <w:left w:val="single" w:sz="6" w:space="0" w:color="CCCCCC"/>
              <w:bottom w:val="single" w:sz="12" w:space="0" w:color="000000"/>
              <w:right w:val="single" w:sz="6" w:space="0" w:color="CCCCCC"/>
            </w:tcBorders>
            <w:tcMar>
              <w:top w:w="40" w:type="dxa"/>
              <w:left w:w="40" w:type="dxa"/>
              <w:bottom w:w="40" w:type="dxa"/>
              <w:right w:w="40" w:type="dxa"/>
            </w:tcMar>
            <w:vAlign w:val="bottom"/>
          </w:tcPr>
          <w:p w14:paraId="71EE2437" w14:textId="77777777" w:rsidR="00F879B8" w:rsidRPr="00F95A3D" w:rsidRDefault="00F879B8">
            <w:pPr>
              <w:widowControl w:val="0"/>
              <w:rPr>
                <w:lang w:val="en-GB"/>
              </w:rPr>
            </w:pPr>
          </w:p>
        </w:tc>
        <w:tc>
          <w:tcPr>
            <w:tcW w:w="1845" w:type="dxa"/>
            <w:tcBorders>
              <w:top w:val="single" w:sz="12" w:space="0" w:color="000000"/>
              <w:left w:val="single" w:sz="6" w:space="0" w:color="CCCCCC"/>
              <w:bottom w:val="single" w:sz="12" w:space="0" w:color="000000"/>
              <w:right w:val="single" w:sz="6" w:space="0" w:color="CCCCCC"/>
            </w:tcBorders>
            <w:tcMar>
              <w:top w:w="40" w:type="dxa"/>
              <w:left w:w="40" w:type="dxa"/>
              <w:bottom w:w="40" w:type="dxa"/>
              <w:right w:w="40" w:type="dxa"/>
            </w:tcMar>
            <w:vAlign w:val="bottom"/>
          </w:tcPr>
          <w:p w14:paraId="57F039F1" w14:textId="77777777" w:rsidR="00F879B8" w:rsidRPr="00F95A3D" w:rsidRDefault="00F879B8">
            <w:pPr>
              <w:widowControl w:val="0"/>
              <w:rPr>
                <w:lang w:val="en-GB"/>
              </w:rPr>
            </w:pPr>
          </w:p>
        </w:tc>
        <w:tc>
          <w:tcPr>
            <w:tcW w:w="1230" w:type="dxa"/>
            <w:tcBorders>
              <w:top w:val="single" w:sz="12" w:space="0" w:color="000000"/>
              <w:left w:val="single" w:sz="6" w:space="0" w:color="CCCCCC"/>
              <w:bottom w:val="single" w:sz="12" w:space="0" w:color="000000"/>
              <w:right w:val="single" w:sz="12" w:space="0" w:color="000000"/>
            </w:tcBorders>
            <w:tcMar>
              <w:top w:w="40" w:type="dxa"/>
              <w:left w:w="40" w:type="dxa"/>
              <w:bottom w:w="40" w:type="dxa"/>
              <w:right w:w="40" w:type="dxa"/>
            </w:tcMar>
            <w:vAlign w:val="bottom"/>
          </w:tcPr>
          <w:p w14:paraId="35EBC09F" w14:textId="77777777" w:rsidR="00F879B8" w:rsidRPr="00F95A3D" w:rsidRDefault="00F879B8">
            <w:pPr>
              <w:widowControl w:val="0"/>
              <w:rPr>
                <w:lang w:val="en-GB"/>
              </w:rPr>
            </w:pPr>
          </w:p>
        </w:tc>
      </w:tr>
      <w:tr w:rsidR="00F879B8" w14:paraId="61008ED8" w14:textId="77777777">
        <w:trPr>
          <w:trHeight w:val="315"/>
        </w:trPr>
        <w:tc>
          <w:tcPr>
            <w:tcW w:w="2865" w:type="dxa"/>
            <w:tcBorders>
              <w:top w:val="single" w:sz="6" w:space="0" w:color="CCCCCC"/>
              <w:left w:val="single" w:sz="12" w:space="0" w:color="000000"/>
              <w:bottom w:val="single" w:sz="6" w:space="0" w:color="CCCCCC"/>
              <w:right w:val="single" w:sz="12" w:space="0" w:color="000000"/>
            </w:tcBorders>
            <w:tcMar>
              <w:top w:w="40" w:type="dxa"/>
              <w:left w:w="40" w:type="dxa"/>
              <w:bottom w:w="40" w:type="dxa"/>
              <w:right w:w="40" w:type="dxa"/>
            </w:tcMar>
            <w:vAlign w:val="bottom"/>
          </w:tcPr>
          <w:p w14:paraId="0B0469DF" w14:textId="77777777" w:rsidR="00F879B8" w:rsidRPr="00F95A3D" w:rsidRDefault="00F879B8">
            <w:pPr>
              <w:widowControl w:val="0"/>
              <w:rPr>
                <w:lang w:val="en-GB"/>
              </w:rPr>
            </w:pPr>
          </w:p>
        </w:tc>
        <w:tc>
          <w:tcPr>
            <w:tcW w:w="12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5E504D" w14:textId="77777777" w:rsidR="00F879B8" w:rsidRDefault="00984543">
            <w:pPr>
              <w:widowControl w:val="0"/>
              <w:jc w:val="right"/>
            </w:pPr>
            <w:proofErr w:type="spellStart"/>
            <w:r>
              <w:rPr>
                <w:b/>
              </w:rPr>
              <w:t>female</w:t>
            </w:r>
            <w:proofErr w:type="spellEnd"/>
          </w:p>
        </w:tc>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3B6DF8" w14:textId="77777777" w:rsidR="00F879B8" w:rsidRDefault="00984543">
            <w:pPr>
              <w:widowControl w:val="0"/>
              <w:jc w:val="right"/>
            </w:pPr>
            <w:r>
              <w:rPr>
                <w:b/>
              </w:rPr>
              <w:t>male</w:t>
            </w:r>
          </w:p>
        </w:tc>
        <w:tc>
          <w:tcPr>
            <w:tcW w:w="18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F68E52" w14:textId="6978828D" w:rsidR="00F879B8" w:rsidRDefault="00D7572F">
            <w:pPr>
              <w:widowControl w:val="0"/>
              <w:jc w:val="right"/>
            </w:pPr>
            <w:r>
              <w:rPr>
                <w:b/>
              </w:rPr>
              <w:t>D</w:t>
            </w:r>
            <w:r w:rsidR="00984543">
              <w:rPr>
                <w:b/>
              </w:rPr>
              <w:t>iverse</w:t>
            </w:r>
          </w:p>
        </w:tc>
        <w:tc>
          <w:tcPr>
            <w:tcW w:w="1230" w:type="dxa"/>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bottom"/>
          </w:tcPr>
          <w:p w14:paraId="7BBEC7B6" w14:textId="77777777" w:rsidR="00F879B8" w:rsidRDefault="00984543">
            <w:pPr>
              <w:widowControl w:val="0"/>
              <w:jc w:val="right"/>
            </w:pPr>
            <w:r>
              <w:rPr>
                <w:b/>
              </w:rPr>
              <w:t>p</w:t>
            </w:r>
          </w:p>
        </w:tc>
      </w:tr>
      <w:tr w:rsidR="00F879B8" w14:paraId="2C463A60" w14:textId="77777777">
        <w:trPr>
          <w:trHeight w:val="315"/>
        </w:trPr>
        <w:tc>
          <w:tcPr>
            <w:tcW w:w="2865" w:type="dxa"/>
            <w:tcBorders>
              <w:top w:val="single" w:sz="6" w:space="0" w:color="CCCCCC"/>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6D74ECE0" w14:textId="77777777" w:rsidR="00F879B8" w:rsidRDefault="00984543">
            <w:pPr>
              <w:widowControl w:val="0"/>
              <w:jc w:val="right"/>
            </w:pPr>
            <w:r>
              <w:t>n (%)</w:t>
            </w:r>
          </w:p>
        </w:tc>
        <w:tc>
          <w:tcPr>
            <w:tcW w:w="1230" w:type="dxa"/>
            <w:tcBorders>
              <w:top w:val="single" w:sz="6" w:space="0" w:color="CCCCCC"/>
              <w:left w:val="single" w:sz="6" w:space="0" w:color="CCCCCC"/>
              <w:bottom w:val="single" w:sz="12" w:space="0" w:color="000000"/>
              <w:right w:val="single" w:sz="6" w:space="0" w:color="CCCCCC"/>
            </w:tcBorders>
            <w:tcMar>
              <w:top w:w="40" w:type="dxa"/>
              <w:left w:w="40" w:type="dxa"/>
              <w:bottom w:w="40" w:type="dxa"/>
              <w:right w:w="40" w:type="dxa"/>
            </w:tcMar>
            <w:vAlign w:val="bottom"/>
          </w:tcPr>
          <w:p w14:paraId="39B0499B" w14:textId="77777777" w:rsidR="00F879B8" w:rsidRDefault="00984543">
            <w:pPr>
              <w:widowControl w:val="0"/>
              <w:jc w:val="right"/>
            </w:pPr>
            <w:r>
              <w:t>406 (43.6)</w:t>
            </w:r>
          </w:p>
        </w:tc>
        <w:tc>
          <w:tcPr>
            <w:tcW w:w="1920" w:type="dxa"/>
            <w:tcBorders>
              <w:top w:val="single" w:sz="6" w:space="0" w:color="CCCCCC"/>
              <w:left w:val="single" w:sz="6" w:space="0" w:color="CCCCCC"/>
              <w:bottom w:val="single" w:sz="12" w:space="0" w:color="000000"/>
              <w:right w:val="single" w:sz="6" w:space="0" w:color="CCCCCC"/>
            </w:tcBorders>
            <w:tcMar>
              <w:top w:w="40" w:type="dxa"/>
              <w:left w:w="40" w:type="dxa"/>
              <w:bottom w:w="40" w:type="dxa"/>
              <w:right w:w="40" w:type="dxa"/>
            </w:tcMar>
            <w:vAlign w:val="bottom"/>
          </w:tcPr>
          <w:p w14:paraId="3B049F71" w14:textId="77777777" w:rsidR="00F879B8" w:rsidRDefault="00984543">
            <w:pPr>
              <w:widowControl w:val="0"/>
              <w:jc w:val="right"/>
            </w:pPr>
            <w:r>
              <w:t>521 (56)</w:t>
            </w:r>
          </w:p>
        </w:tc>
        <w:tc>
          <w:tcPr>
            <w:tcW w:w="1845" w:type="dxa"/>
            <w:tcBorders>
              <w:top w:val="single" w:sz="6" w:space="0" w:color="CCCCCC"/>
              <w:left w:val="single" w:sz="6" w:space="0" w:color="CCCCCC"/>
              <w:bottom w:val="single" w:sz="12" w:space="0" w:color="000000"/>
              <w:right w:val="single" w:sz="6" w:space="0" w:color="CCCCCC"/>
            </w:tcBorders>
            <w:tcMar>
              <w:top w:w="40" w:type="dxa"/>
              <w:left w:w="40" w:type="dxa"/>
              <w:bottom w:w="40" w:type="dxa"/>
              <w:right w:w="40" w:type="dxa"/>
            </w:tcMar>
            <w:vAlign w:val="bottom"/>
          </w:tcPr>
          <w:p w14:paraId="3B658D9D" w14:textId="77777777" w:rsidR="00F879B8" w:rsidRDefault="00984543">
            <w:pPr>
              <w:widowControl w:val="0"/>
              <w:jc w:val="right"/>
            </w:pPr>
            <w:r>
              <w:t>3 (0.3)</w:t>
            </w:r>
          </w:p>
        </w:tc>
        <w:tc>
          <w:tcPr>
            <w:tcW w:w="1230" w:type="dxa"/>
            <w:tcBorders>
              <w:top w:val="single" w:sz="6" w:space="0" w:color="CCCCCC"/>
              <w:left w:val="single" w:sz="6" w:space="0" w:color="CCCCCC"/>
              <w:bottom w:val="single" w:sz="12" w:space="0" w:color="000000"/>
              <w:right w:val="single" w:sz="12" w:space="0" w:color="000000"/>
            </w:tcBorders>
            <w:tcMar>
              <w:top w:w="40" w:type="dxa"/>
              <w:left w:w="40" w:type="dxa"/>
              <w:bottom w:w="40" w:type="dxa"/>
              <w:right w:w="40" w:type="dxa"/>
            </w:tcMar>
            <w:vAlign w:val="bottom"/>
          </w:tcPr>
          <w:p w14:paraId="41F69887" w14:textId="77777777" w:rsidR="00F879B8" w:rsidRDefault="00F879B8">
            <w:pPr>
              <w:widowControl w:val="0"/>
            </w:pPr>
          </w:p>
        </w:tc>
      </w:tr>
      <w:tr w:rsidR="00F879B8" w14:paraId="658CC42A" w14:textId="77777777">
        <w:trPr>
          <w:trHeight w:val="315"/>
        </w:trPr>
        <w:tc>
          <w:tcPr>
            <w:tcW w:w="2865" w:type="dxa"/>
            <w:tcBorders>
              <w:top w:val="single" w:sz="6" w:space="0" w:color="CCCCCC"/>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1D3A4BB8" w14:textId="77777777" w:rsidR="00F879B8" w:rsidRDefault="00984543">
            <w:pPr>
              <w:widowControl w:val="0"/>
            </w:pPr>
            <w:r>
              <w:rPr>
                <w:b/>
              </w:rPr>
              <w:t>Profession (%)</w:t>
            </w:r>
          </w:p>
        </w:tc>
        <w:tc>
          <w:tcPr>
            <w:tcW w:w="1230" w:type="dxa"/>
            <w:tcBorders>
              <w:top w:val="single" w:sz="6" w:space="0" w:color="CCCCCC"/>
              <w:left w:val="single" w:sz="6" w:space="0" w:color="CCCCCC"/>
              <w:bottom w:val="single" w:sz="12" w:space="0" w:color="000000"/>
              <w:right w:val="single" w:sz="6" w:space="0" w:color="CCCCCC"/>
            </w:tcBorders>
            <w:tcMar>
              <w:top w:w="40" w:type="dxa"/>
              <w:left w:w="40" w:type="dxa"/>
              <w:bottom w:w="40" w:type="dxa"/>
              <w:right w:w="40" w:type="dxa"/>
            </w:tcMar>
            <w:vAlign w:val="bottom"/>
          </w:tcPr>
          <w:p w14:paraId="60779953" w14:textId="77777777" w:rsidR="00F879B8" w:rsidRDefault="00F879B8">
            <w:pPr>
              <w:widowControl w:val="0"/>
            </w:pPr>
          </w:p>
        </w:tc>
        <w:tc>
          <w:tcPr>
            <w:tcW w:w="1920" w:type="dxa"/>
            <w:tcBorders>
              <w:top w:val="single" w:sz="6" w:space="0" w:color="CCCCCC"/>
              <w:left w:val="single" w:sz="6" w:space="0" w:color="CCCCCC"/>
              <w:bottom w:val="single" w:sz="12" w:space="0" w:color="000000"/>
              <w:right w:val="single" w:sz="6" w:space="0" w:color="CCCCCC"/>
            </w:tcBorders>
            <w:tcMar>
              <w:top w:w="40" w:type="dxa"/>
              <w:left w:w="40" w:type="dxa"/>
              <w:bottom w:w="40" w:type="dxa"/>
              <w:right w:w="40" w:type="dxa"/>
            </w:tcMar>
            <w:vAlign w:val="bottom"/>
          </w:tcPr>
          <w:p w14:paraId="6741E9EE" w14:textId="77777777" w:rsidR="00F879B8" w:rsidRDefault="00F879B8">
            <w:pPr>
              <w:widowControl w:val="0"/>
            </w:pPr>
          </w:p>
        </w:tc>
        <w:tc>
          <w:tcPr>
            <w:tcW w:w="1845" w:type="dxa"/>
            <w:tcBorders>
              <w:top w:val="single" w:sz="6" w:space="0" w:color="CCCCCC"/>
              <w:left w:val="single" w:sz="6" w:space="0" w:color="CCCCCC"/>
              <w:bottom w:val="single" w:sz="12" w:space="0" w:color="000000"/>
              <w:right w:val="single" w:sz="6" w:space="0" w:color="CCCCCC"/>
            </w:tcBorders>
            <w:tcMar>
              <w:top w:w="40" w:type="dxa"/>
              <w:left w:w="40" w:type="dxa"/>
              <w:bottom w:w="40" w:type="dxa"/>
              <w:right w:w="40" w:type="dxa"/>
            </w:tcMar>
            <w:vAlign w:val="bottom"/>
          </w:tcPr>
          <w:p w14:paraId="66B83510" w14:textId="77777777" w:rsidR="00F879B8" w:rsidRDefault="00F879B8">
            <w:pPr>
              <w:widowControl w:val="0"/>
            </w:pPr>
          </w:p>
        </w:tc>
        <w:tc>
          <w:tcPr>
            <w:tcW w:w="1230" w:type="dxa"/>
            <w:tcBorders>
              <w:top w:val="single" w:sz="6" w:space="0" w:color="CCCCCC"/>
              <w:left w:val="single" w:sz="6" w:space="0" w:color="CCCCCC"/>
              <w:bottom w:val="single" w:sz="12" w:space="0" w:color="000000"/>
              <w:right w:val="single" w:sz="12" w:space="0" w:color="000000"/>
            </w:tcBorders>
            <w:tcMar>
              <w:top w:w="40" w:type="dxa"/>
              <w:left w:w="40" w:type="dxa"/>
              <w:bottom w:w="40" w:type="dxa"/>
              <w:right w:w="40" w:type="dxa"/>
            </w:tcMar>
            <w:vAlign w:val="bottom"/>
          </w:tcPr>
          <w:p w14:paraId="43D88C57" w14:textId="77777777" w:rsidR="00F879B8" w:rsidRDefault="00984543">
            <w:pPr>
              <w:widowControl w:val="0"/>
              <w:jc w:val="right"/>
            </w:pPr>
            <w:r>
              <w:t>&lt;0.001</w:t>
            </w:r>
          </w:p>
        </w:tc>
      </w:tr>
      <w:tr w:rsidR="00F879B8" w14:paraId="0A73A41D" w14:textId="77777777">
        <w:trPr>
          <w:trHeight w:val="315"/>
        </w:trPr>
        <w:tc>
          <w:tcPr>
            <w:tcW w:w="2865" w:type="dxa"/>
            <w:tcBorders>
              <w:top w:val="single" w:sz="6" w:space="0" w:color="CCCCCC"/>
              <w:left w:val="single" w:sz="12" w:space="0" w:color="000000"/>
              <w:bottom w:val="single" w:sz="6" w:space="0" w:color="CCCCCC"/>
              <w:right w:val="single" w:sz="12" w:space="0" w:color="000000"/>
            </w:tcBorders>
            <w:tcMar>
              <w:top w:w="40" w:type="dxa"/>
              <w:left w:w="40" w:type="dxa"/>
              <w:bottom w:w="40" w:type="dxa"/>
              <w:right w:w="40" w:type="dxa"/>
            </w:tcMar>
            <w:vAlign w:val="bottom"/>
          </w:tcPr>
          <w:p w14:paraId="644E61F0" w14:textId="77777777" w:rsidR="00F879B8" w:rsidRDefault="00984543">
            <w:pPr>
              <w:widowControl w:val="0"/>
            </w:pPr>
            <w:r>
              <w:t xml:space="preserve">Medical </w:t>
            </w:r>
            <w:proofErr w:type="spellStart"/>
            <w:r>
              <w:t>doctor</w:t>
            </w:r>
            <w:proofErr w:type="spellEnd"/>
          </w:p>
        </w:tc>
        <w:tc>
          <w:tcPr>
            <w:tcW w:w="12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10167F" w14:textId="77777777" w:rsidR="00F879B8" w:rsidRDefault="00984543">
            <w:pPr>
              <w:widowControl w:val="0"/>
              <w:jc w:val="right"/>
            </w:pPr>
            <w:r>
              <w:t>402 (99.0)</w:t>
            </w:r>
          </w:p>
        </w:tc>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3BC59A" w14:textId="77777777" w:rsidR="00F879B8" w:rsidRDefault="00984543">
            <w:pPr>
              <w:widowControl w:val="0"/>
              <w:jc w:val="right"/>
            </w:pPr>
            <w:r>
              <w:t>516 (99.2)</w:t>
            </w:r>
          </w:p>
        </w:tc>
        <w:tc>
          <w:tcPr>
            <w:tcW w:w="18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187904" w14:textId="77777777" w:rsidR="00F879B8" w:rsidRDefault="00984543">
            <w:pPr>
              <w:widowControl w:val="0"/>
              <w:jc w:val="right"/>
            </w:pPr>
            <w:r>
              <w:t>2 (66.7)</w:t>
            </w:r>
          </w:p>
        </w:tc>
        <w:tc>
          <w:tcPr>
            <w:tcW w:w="1230" w:type="dxa"/>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bottom"/>
          </w:tcPr>
          <w:p w14:paraId="1FE760A7" w14:textId="77777777" w:rsidR="00F879B8" w:rsidRDefault="00F879B8">
            <w:pPr>
              <w:widowControl w:val="0"/>
            </w:pPr>
          </w:p>
        </w:tc>
      </w:tr>
      <w:tr w:rsidR="00F879B8" w14:paraId="215BFA7B" w14:textId="77777777">
        <w:trPr>
          <w:trHeight w:val="315"/>
        </w:trPr>
        <w:tc>
          <w:tcPr>
            <w:tcW w:w="2865" w:type="dxa"/>
            <w:tcBorders>
              <w:top w:val="single" w:sz="6" w:space="0" w:color="CCCCCC"/>
              <w:left w:val="single" w:sz="12" w:space="0" w:color="000000"/>
              <w:bottom w:val="single" w:sz="6" w:space="0" w:color="CCCCCC"/>
              <w:right w:val="single" w:sz="12" w:space="0" w:color="000000"/>
            </w:tcBorders>
            <w:tcMar>
              <w:top w:w="40" w:type="dxa"/>
              <w:left w:w="40" w:type="dxa"/>
              <w:bottom w:w="40" w:type="dxa"/>
              <w:right w:w="40" w:type="dxa"/>
            </w:tcMar>
            <w:vAlign w:val="bottom"/>
          </w:tcPr>
          <w:p w14:paraId="116B9DEB" w14:textId="77777777" w:rsidR="00F879B8" w:rsidRDefault="00984543">
            <w:pPr>
              <w:widowControl w:val="0"/>
            </w:pPr>
            <w:r>
              <w:t>Nurse</w:t>
            </w:r>
          </w:p>
        </w:tc>
        <w:tc>
          <w:tcPr>
            <w:tcW w:w="12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95E861" w14:textId="77777777" w:rsidR="00F879B8" w:rsidRDefault="00984543">
            <w:pPr>
              <w:widowControl w:val="0"/>
              <w:jc w:val="right"/>
            </w:pPr>
            <w:r>
              <w:t>0 (0.0)</w:t>
            </w:r>
          </w:p>
        </w:tc>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00D14A" w14:textId="77777777" w:rsidR="00F879B8" w:rsidRDefault="00984543">
            <w:pPr>
              <w:widowControl w:val="0"/>
              <w:jc w:val="right"/>
            </w:pPr>
            <w:r>
              <w:t>1 (0.2)</w:t>
            </w:r>
          </w:p>
        </w:tc>
        <w:tc>
          <w:tcPr>
            <w:tcW w:w="18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69EDFB" w14:textId="77777777" w:rsidR="00F879B8" w:rsidRDefault="00984543">
            <w:pPr>
              <w:widowControl w:val="0"/>
              <w:jc w:val="right"/>
            </w:pPr>
            <w:r>
              <w:t>1 (33.3)</w:t>
            </w:r>
          </w:p>
        </w:tc>
        <w:tc>
          <w:tcPr>
            <w:tcW w:w="1230" w:type="dxa"/>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bottom"/>
          </w:tcPr>
          <w:p w14:paraId="36DB97D1" w14:textId="77777777" w:rsidR="00F879B8" w:rsidRDefault="00F879B8">
            <w:pPr>
              <w:widowControl w:val="0"/>
            </w:pPr>
          </w:p>
        </w:tc>
      </w:tr>
      <w:tr w:rsidR="00F879B8" w14:paraId="0DD7D80F" w14:textId="77777777">
        <w:trPr>
          <w:trHeight w:val="315"/>
        </w:trPr>
        <w:tc>
          <w:tcPr>
            <w:tcW w:w="2865" w:type="dxa"/>
            <w:tcBorders>
              <w:top w:val="single" w:sz="6" w:space="0" w:color="CCCCCC"/>
              <w:left w:val="single" w:sz="12" w:space="0" w:color="000000"/>
              <w:bottom w:val="single" w:sz="6" w:space="0" w:color="D9D9D9"/>
              <w:right w:val="single" w:sz="12" w:space="0" w:color="000000"/>
            </w:tcBorders>
            <w:tcMar>
              <w:top w:w="40" w:type="dxa"/>
              <w:left w:w="40" w:type="dxa"/>
              <w:bottom w:w="40" w:type="dxa"/>
              <w:right w:w="40" w:type="dxa"/>
            </w:tcMar>
            <w:vAlign w:val="bottom"/>
          </w:tcPr>
          <w:p w14:paraId="60A4F415" w14:textId="77777777" w:rsidR="00F879B8" w:rsidRDefault="00984543">
            <w:pPr>
              <w:widowControl w:val="0"/>
            </w:pPr>
            <w:proofErr w:type="spellStart"/>
            <w:r>
              <w:t>Physician</w:t>
            </w:r>
            <w:proofErr w:type="spellEnd"/>
            <w:r>
              <w:t xml:space="preserve"> </w:t>
            </w:r>
            <w:proofErr w:type="spellStart"/>
            <w:r>
              <w:t>assistant</w:t>
            </w:r>
            <w:proofErr w:type="spellEnd"/>
          </w:p>
        </w:tc>
        <w:tc>
          <w:tcPr>
            <w:tcW w:w="1230" w:type="dxa"/>
            <w:tcBorders>
              <w:top w:val="single" w:sz="6" w:space="0" w:color="CCCCCC"/>
              <w:left w:val="single" w:sz="6" w:space="0" w:color="CCCCCC"/>
              <w:bottom w:val="single" w:sz="6" w:space="0" w:color="D9D9D9"/>
              <w:right w:val="single" w:sz="6" w:space="0" w:color="CCCCCC"/>
            </w:tcBorders>
            <w:tcMar>
              <w:top w:w="40" w:type="dxa"/>
              <w:left w:w="40" w:type="dxa"/>
              <w:bottom w:w="40" w:type="dxa"/>
              <w:right w:w="40" w:type="dxa"/>
            </w:tcMar>
            <w:vAlign w:val="bottom"/>
          </w:tcPr>
          <w:p w14:paraId="3334BAB2" w14:textId="77777777" w:rsidR="00F879B8" w:rsidRDefault="00984543">
            <w:pPr>
              <w:widowControl w:val="0"/>
              <w:jc w:val="right"/>
            </w:pPr>
            <w:r>
              <w:t>4 (1.0)</w:t>
            </w:r>
          </w:p>
        </w:tc>
        <w:tc>
          <w:tcPr>
            <w:tcW w:w="1920" w:type="dxa"/>
            <w:tcBorders>
              <w:top w:val="single" w:sz="6" w:space="0" w:color="CCCCCC"/>
              <w:left w:val="single" w:sz="6" w:space="0" w:color="CCCCCC"/>
              <w:bottom w:val="single" w:sz="6" w:space="0" w:color="D9D9D9"/>
              <w:right w:val="single" w:sz="6" w:space="0" w:color="CCCCCC"/>
            </w:tcBorders>
            <w:tcMar>
              <w:top w:w="40" w:type="dxa"/>
              <w:left w:w="40" w:type="dxa"/>
              <w:bottom w:w="40" w:type="dxa"/>
              <w:right w:w="40" w:type="dxa"/>
            </w:tcMar>
            <w:vAlign w:val="bottom"/>
          </w:tcPr>
          <w:p w14:paraId="08EB1C2E" w14:textId="77777777" w:rsidR="00F879B8" w:rsidRDefault="00984543">
            <w:pPr>
              <w:widowControl w:val="0"/>
              <w:jc w:val="right"/>
            </w:pPr>
            <w:r>
              <w:t>2 (0.4)</w:t>
            </w:r>
          </w:p>
        </w:tc>
        <w:tc>
          <w:tcPr>
            <w:tcW w:w="1845" w:type="dxa"/>
            <w:tcBorders>
              <w:top w:val="single" w:sz="6" w:space="0" w:color="CCCCCC"/>
              <w:left w:val="single" w:sz="6" w:space="0" w:color="CCCCCC"/>
              <w:bottom w:val="single" w:sz="6" w:space="0" w:color="D9D9D9"/>
              <w:right w:val="single" w:sz="6" w:space="0" w:color="CCCCCC"/>
            </w:tcBorders>
            <w:tcMar>
              <w:top w:w="40" w:type="dxa"/>
              <w:left w:w="40" w:type="dxa"/>
              <w:bottom w:w="40" w:type="dxa"/>
              <w:right w:w="40" w:type="dxa"/>
            </w:tcMar>
            <w:vAlign w:val="bottom"/>
          </w:tcPr>
          <w:p w14:paraId="3EA4B833" w14:textId="77777777" w:rsidR="00F879B8" w:rsidRDefault="00984543">
            <w:pPr>
              <w:widowControl w:val="0"/>
              <w:jc w:val="right"/>
            </w:pPr>
            <w:r>
              <w:t>0 (0.0)</w:t>
            </w:r>
          </w:p>
        </w:tc>
        <w:tc>
          <w:tcPr>
            <w:tcW w:w="1230" w:type="dxa"/>
            <w:tcBorders>
              <w:top w:val="single" w:sz="6" w:space="0" w:color="CCCCCC"/>
              <w:left w:val="single" w:sz="6" w:space="0" w:color="CCCCCC"/>
              <w:bottom w:val="single" w:sz="6" w:space="0" w:color="D9D9D9"/>
              <w:right w:val="single" w:sz="12" w:space="0" w:color="000000"/>
            </w:tcBorders>
            <w:tcMar>
              <w:top w:w="40" w:type="dxa"/>
              <w:left w:w="40" w:type="dxa"/>
              <w:bottom w:w="40" w:type="dxa"/>
              <w:right w:w="40" w:type="dxa"/>
            </w:tcMar>
            <w:vAlign w:val="bottom"/>
          </w:tcPr>
          <w:p w14:paraId="503B4BCD" w14:textId="77777777" w:rsidR="00F879B8" w:rsidRDefault="00F879B8">
            <w:pPr>
              <w:widowControl w:val="0"/>
            </w:pPr>
          </w:p>
        </w:tc>
      </w:tr>
      <w:tr w:rsidR="00F879B8" w14:paraId="23D306F6" w14:textId="77777777">
        <w:trPr>
          <w:trHeight w:val="285"/>
        </w:trPr>
        <w:tc>
          <w:tcPr>
            <w:tcW w:w="2865" w:type="dxa"/>
            <w:tcBorders>
              <w:top w:val="single" w:sz="6" w:space="0" w:color="D9D9D9"/>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2C887019" w14:textId="77777777" w:rsidR="00F879B8" w:rsidRDefault="00984543">
            <w:pPr>
              <w:widowControl w:val="0"/>
            </w:pPr>
            <w:r>
              <w:t>Other</w:t>
            </w:r>
          </w:p>
        </w:tc>
        <w:tc>
          <w:tcPr>
            <w:tcW w:w="1230" w:type="dxa"/>
            <w:tcBorders>
              <w:top w:val="single" w:sz="6" w:space="0" w:color="D9D9D9"/>
              <w:left w:val="single" w:sz="6" w:space="0" w:color="CCCCCC"/>
              <w:bottom w:val="single" w:sz="12" w:space="0" w:color="000000"/>
              <w:right w:val="single" w:sz="6" w:space="0" w:color="CCCCCC"/>
            </w:tcBorders>
            <w:tcMar>
              <w:top w:w="40" w:type="dxa"/>
              <w:left w:w="40" w:type="dxa"/>
              <w:bottom w:w="40" w:type="dxa"/>
              <w:right w:w="40" w:type="dxa"/>
            </w:tcMar>
            <w:vAlign w:val="bottom"/>
          </w:tcPr>
          <w:p w14:paraId="09412EDA" w14:textId="77777777" w:rsidR="00F879B8" w:rsidRDefault="00984543">
            <w:pPr>
              <w:widowControl w:val="0"/>
              <w:jc w:val="right"/>
            </w:pPr>
            <w:r>
              <w:t>0 (0.0)</w:t>
            </w:r>
          </w:p>
        </w:tc>
        <w:tc>
          <w:tcPr>
            <w:tcW w:w="1920" w:type="dxa"/>
            <w:tcBorders>
              <w:top w:val="single" w:sz="6" w:space="0" w:color="D9D9D9"/>
              <w:left w:val="single" w:sz="6" w:space="0" w:color="CCCCCC"/>
              <w:bottom w:val="single" w:sz="12" w:space="0" w:color="000000"/>
              <w:right w:val="single" w:sz="6" w:space="0" w:color="CCCCCC"/>
            </w:tcBorders>
            <w:tcMar>
              <w:top w:w="40" w:type="dxa"/>
              <w:left w:w="40" w:type="dxa"/>
              <w:bottom w:w="40" w:type="dxa"/>
              <w:right w:w="40" w:type="dxa"/>
            </w:tcMar>
            <w:vAlign w:val="bottom"/>
          </w:tcPr>
          <w:p w14:paraId="24AF046A" w14:textId="77777777" w:rsidR="00F879B8" w:rsidRDefault="00984543">
            <w:pPr>
              <w:widowControl w:val="0"/>
              <w:jc w:val="right"/>
            </w:pPr>
            <w:r>
              <w:t>1 (0.2)</w:t>
            </w:r>
          </w:p>
        </w:tc>
        <w:tc>
          <w:tcPr>
            <w:tcW w:w="1845" w:type="dxa"/>
            <w:tcBorders>
              <w:top w:val="single" w:sz="6" w:space="0" w:color="D9D9D9"/>
              <w:left w:val="single" w:sz="6" w:space="0" w:color="CCCCCC"/>
              <w:bottom w:val="single" w:sz="12" w:space="0" w:color="000000"/>
              <w:right w:val="single" w:sz="6" w:space="0" w:color="CCCCCC"/>
            </w:tcBorders>
            <w:tcMar>
              <w:top w:w="40" w:type="dxa"/>
              <w:left w:w="40" w:type="dxa"/>
              <w:bottom w:w="40" w:type="dxa"/>
              <w:right w:w="40" w:type="dxa"/>
            </w:tcMar>
            <w:vAlign w:val="bottom"/>
          </w:tcPr>
          <w:p w14:paraId="69491838" w14:textId="77777777" w:rsidR="00F879B8" w:rsidRDefault="00984543">
            <w:pPr>
              <w:widowControl w:val="0"/>
              <w:jc w:val="right"/>
            </w:pPr>
            <w:r>
              <w:t>0 (0.0)</w:t>
            </w:r>
          </w:p>
        </w:tc>
        <w:tc>
          <w:tcPr>
            <w:tcW w:w="1230" w:type="dxa"/>
            <w:tcBorders>
              <w:top w:val="single" w:sz="6" w:space="0" w:color="D9D9D9"/>
              <w:left w:val="single" w:sz="6" w:space="0" w:color="CCCCCC"/>
              <w:bottom w:val="single" w:sz="12" w:space="0" w:color="000000"/>
              <w:right w:val="single" w:sz="12" w:space="0" w:color="000000"/>
            </w:tcBorders>
            <w:tcMar>
              <w:top w:w="40" w:type="dxa"/>
              <w:left w:w="40" w:type="dxa"/>
              <w:bottom w:w="40" w:type="dxa"/>
              <w:right w:w="40" w:type="dxa"/>
            </w:tcMar>
            <w:vAlign w:val="bottom"/>
          </w:tcPr>
          <w:p w14:paraId="343301A6" w14:textId="77777777" w:rsidR="00F879B8" w:rsidRDefault="00F879B8">
            <w:pPr>
              <w:widowControl w:val="0"/>
            </w:pPr>
          </w:p>
        </w:tc>
      </w:tr>
      <w:tr w:rsidR="00F879B8" w14:paraId="5A4189B3" w14:textId="77777777">
        <w:trPr>
          <w:trHeight w:val="315"/>
        </w:trPr>
        <w:tc>
          <w:tcPr>
            <w:tcW w:w="2865"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71BED40C" w14:textId="77777777" w:rsidR="00F879B8" w:rsidRDefault="00984543">
            <w:pPr>
              <w:widowControl w:val="0"/>
            </w:pPr>
            <w:proofErr w:type="spellStart"/>
            <w:r>
              <w:rPr>
                <w:b/>
              </w:rPr>
              <w:t>Your</w:t>
            </w:r>
            <w:proofErr w:type="spellEnd"/>
            <w:r>
              <w:rPr>
                <w:b/>
              </w:rPr>
              <w:t xml:space="preserve"> expert </w:t>
            </w:r>
            <w:proofErr w:type="spellStart"/>
            <w:r>
              <w:rPr>
                <w:b/>
              </w:rPr>
              <w:t>level</w:t>
            </w:r>
            <w:proofErr w:type="spellEnd"/>
            <w:r>
              <w:rPr>
                <w:b/>
              </w:rPr>
              <w:t xml:space="preserve"> (%)</w:t>
            </w:r>
          </w:p>
        </w:tc>
        <w:tc>
          <w:tcPr>
            <w:tcW w:w="1230" w:type="dxa"/>
            <w:tcBorders>
              <w:top w:val="single" w:sz="12" w:space="0" w:color="000000"/>
              <w:left w:val="single" w:sz="6" w:space="0" w:color="CCCCCC"/>
              <w:bottom w:val="single" w:sz="12" w:space="0" w:color="000000"/>
              <w:right w:val="single" w:sz="6" w:space="0" w:color="CCCCCC"/>
            </w:tcBorders>
            <w:tcMar>
              <w:top w:w="40" w:type="dxa"/>
              <w:left w:w="40" w:type="dxa"/>
              <w:bottom w:w="40" w:type="dxa"/>
              <w:right w:w="40" w:type="dxa"/>
            </w:tcMar>
            <w:vAlign w:val="bottom"/>
          </w:tcPr>
          <w:p w14:paraId="40D9B18B" w14:textId="77777777" w:rsidR="00F879B8" w:rsidRDefault="00F879B8">
            <w:pPr>
              <w:widowControl w:val="0"/>
            </w:pPr>
          </w:p>
        </w:tc>
        <w:tc>
          <w:tcPr>
            <w:tcW w:w="1920" w:type="dxa"/>
            <w:tcBorders>
              <w:top w:val="single" w:sz="12" w:space="0" w:color="000000"/>
              <w:left w:val="single" w:sz="6" w:space="0" w:color="CCCCCC"/>
              <w:bottom w:val="single" w:sz="12" w:space="0" w:color="000000"/>
              <w:right w:val="single" w:sz="6" w:space="0" w:color="CCCCCC"/>
            </w:tcBorders>
            <w:tcMar>
              <w:top w:w="40" w:type="dxa"/>
              <w:left w:w="40" w:type="dxa"/>
              <w:bottom w:w="40" w:type="dxa"/>
              <w:right w:w="40" w:type="dxa"/>
            </w:tcMar>
            <w:vAlign w:val="bottom"/>
          </w:tcPr>
          <w:p w14:paraId="7A7CEB99" w14:textId="77777777" w:rsidR="00F879B8" w:rsidRDefault="00F879B8">
            <w:pPr>
              <w:widowControl w:val="0"/>
            </w:pPr>
          </w:p>
        </w:tc>
        <w:tc>
          <w:tcPr>
            <w:tcW w:w="1845" w:type="dxa"/>
            <w:tcBorders>
              <w:top w:val="single" w:sz="12" w:space="0" w:color="000000"/>
              <w:left w:val="single" w:sz="6" w:space="0" w:color="CCCCCC"/>
              <w:bottom w:val="single" w:sz="12" w:space="0" w:color="000000"/>
              <w:right w:val="single" w:sz="6" w:space="0" w:color="CCCCCC"/>
            </w:tcBorders>
            <w:tcMar>
              <w:top w:w="40" w:type="dxa"/>
              <w:left w:w="40" w:type="dxa"/>
              <w:bottom w:w="40" w:type="dxa"/>
              <w:right w:w="40" w:type="dxa"/>
            </w:tcMar>
            <w:vAlign w:val="bottom"/>
          </w:tcPr>
          <w:p w14:paraId="25673F13" w14:textId="77777777" w:rsidR="00F879B8" w:rsidRDefault="00F879B8">
            <w:pPr>
              <w:widowControl w:val="0"/>
            </w:pPr>
          </w:p>
        </w:tc>
        <w:tc>
          <w:tcPr>
            <w:tcW w:w="1230" w:type="dxa"/>
            <w:tcBorders>
              <w:top w:val="single" w:sz="12" w:space="0" w:color="000000"/>
              <w:left w:val="single" w:sz="6" w:space="0" w:color="CCCCCC"/>
              <w:bottom w:val="single" w:sz="12" w:space="0" w:color="000000"/>
              <w:right w:val="single" w:sz="12" w:space="0" w:color="000000"/>
            </w:tcBorders>
            <w:tcMar>
              <w:top w:w="40" w:type="dxa"/>
              <w:left w:w="40" w:type="dxa"/>
              <w:bottom w:w="40" w:type="dxa"/>
              <w:right w:w="40" w:type="dxa"/>
            </w:tcMar>
            <w:vAlign w:val="bottom"/>
          </w:tcPr>
          <w:p w14:paraId="04EB845D" w14:textId="77777777" w:rsidR="00F879B8" w:rsidRDefault="00984543">
            <w:pPr>
              <w:widowControl w:val="0"/>
              <w:jc w:val="right"/>
            </w:pPr>
            <w:r>
              <w:t>0.33</w:t>
            </w:r>
          </w:p>
        </w:tc>
      </w:tr>
      <w:tr w:rsidR="00F879B8" w14:paraId="3B4461D5" w14:textId="77777777">
        <w:trPr>
          <w:trHeight w:val="315"/>
        </w:trPr>
        <w:tc>
          <w:tcPr>
            <w:tcW w:w="2865" w:type="dxa"/>
            <w:tcBorders>
              <w:top w:val="single" w:sz="6" w:space="0" w:color="CCCCCC"/>
              <w:left w:val="single" w:sz="12" w:space="0" w:color="000000"/>
              <w:bottom w:val="single" w:sz="6" w:space="0" w:color="CCCCCC"/>
              <w:right w:val="single" w:sz="12" w:space="0" w:color="000000"/>
            </w:tcBorders>
            <w:tcMar>
              <w:top w:w="40" w:type="dxa"/>
              <w:left w:w="40" w:type="dxa"/>
              <w:bottom w:w="40" w:type="dxa"/>
              <w:right w:w="40" w:type="dxa"/>
            </w:tcMar>
            <w:vAlign w:val="bottom"/>
          </w:tcPr>
          <w:p w14:paraId="1F4C6E6C" w14:textId="77777777" w:rsidR="00F879B8" w:rsidRDefault="00984543">
            <w:pPr>
              <w:widowControl w:val="0"/>
            </w:pPr>
            <w:proofErr w:type="spellStart"/>
            <w:r>
              <w:t>Anaesthesia</w:t>
            </w:r>
            <w:proofErr w:type="spellEnd"/>
            <w:r>
              <w:t xml:space="preserve"> </w:t>
            </w:r>
            <w:proofErr w:type="spellStart"/>
            <w:r>
              <w:t>technician</w:t>
            </w:r>
            <w:proofErr w:type="spellEnd"/>
          </w:p>
        </w:tc>
        <w:tc>
          <w:tcPr>
            <w:tcW w:w="12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34E945" w14:textId="77777777" w:rsidR="00F879B8" w:rsidRDefault="00984543">
            <w:pPr>
              <w:widowControl w:val="0"/>
              <w:jc w:val="right"/>
            </w:pPr>
            <w:r>
              <w:t>4 (1.0)</w:t>
            </w:r>
          </w:p>
        </w:tc>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E5D335" w14:textId="77777777" w:rsidR="00F879B8" w:rsidRDefault="00984543">
            <w:pPr>
              <w:widowControl w:val="0"/>
              <w:jc w:val="right"/>
            </w:pPr>
            <w:r>
              <w:t>6 (1.2)</w:t>
            </w:r>
          </w:p>
        </w:tc>
        <w:tc>
          <w:tcPr>
            <w:tcW w:w="18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E47B9C" w14:textId="77777777" w:rsidR="00F879B8" w:rsidRDefault="00984543">
            <w:pPr>
              <w:widowControl w:val="0"/>
              <w:jc w:val="right"/>
            </w:pPr>
            <w:r>
              <w:t>0 (0.0)</w:t>
            </w:r>
          </w:p>
        </w:tc>
        <w:tc>
          <w:tcPr>
            <w:tcW w:w="1230" w:type="dxa"/>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bottom"/>
          </w:tcPr>
          <w:p w14:paraId="3966E3F8" w14:textId="77777777" w:rsidR="00F879B8" w:rsidRDefault="00F879B8">
            <w:pPr>
              <w:widowControl w:val="0"/>
            </w:pPr>
          </w:p>
        </w:tc>
      </w:tr>
      <w:tr w:rsidR="00F879B8" w14:paraId="5EDB3E23" w14:textId="77777777">
        <w:trPr>
          <w:trHeight w:val="315"/>
        </w:trPr>
        <w:tc>
          <w:tcPr>
            <w:tcW w:w="2865" w:type="dxa"/>
            <w:tcBorders>
              <w:top w:val="single" w:sz="6" w:space="0" w:color="CCCCCC"/>
              <w:left w:val="single" w:sz="12" w:space="0" w:color="000000"/>
              <w:bottom w:val="single" w:sz="6" w:space="0" w:color="CCCCCC"/>
              <w:right w:val="single" w:sz="12" w:space="0" w:color="000000"/>
            </w:tcBorders>
            <w:tcMar>
              <w:top w:w="40" w:type="dxa"/>
              <w:left w:w="40" w:type="dxa"/>
              <w:bottom w:w="40" w:type="dxa"/>
              <w:right w:w="40" w:type="dxa"/>
            </w:tcMar>
            <w:vAlign w:val="bottom"/>
          </w:tcPr>
          <w:p w14:paraId="4969FFD2" w14:textId="77777777" w:rsidR="00F879B8" w:rsidRDefault="00984543">
            <w:pPr>
              <w:widowControl w:val="0"/>
            </w:pPr>
            <w:r>
              <w:t>Consultant</w:t>
            </w:r>
          </w:p>
        </w:tc>
        <w:tc>
          <w:tcPr>
            <w:tcW w:w="12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87F428" w14:textId="77777777" w:rsidR="00F879B8" w:rsidRDefault="00984543">
            <w:pPr>
              <w:widowControl w:val="0"/>
              <w:jc w:val="right"/>
            </w:pPr>
            <w:r>
              <w:t>303 (74.8)</w:t>
            </w:r>
          </w:p>
        </w:tc>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AE6658" w14:textId="77777777" w:rsidR="00F879B8" w:rsidRDefault="00984543">
            <w:pPr>
              <w:widowControl w:val="0"/>
              <w:jc w:val="right"/>
            </w:pPr>
            <w:r>
              <w:t>426 (81.8)</w:t>
            </w:r>
          </w:p>
        </w:tc>
        <w:tc>
          <w:tcPr>
            <w:tcW w:w="18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990036" w14:textId="77777777" w:rsidR="00F879B8" w:rsidRDefault="00984543">
            <w:pPr>
              <w:widowControl w:val="0"/>
              <w:jc w:val="right"/>
            </w:pPr>
            <w:r>
              <w:t>2 (66.7)</w:t>
            </w:r>
          </w:p>
        </w:tc>
        <w:tc>
          <w:tcPr>
            <w:tcW w:w="1230" w:type="dxa"/>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bottom"/>
          </w:tcPr>
          <w:p w14:paraId="05A9D19E" w14:textId="77777777" w:rsidR="00F879B8" w:rsidRDefault="00F879B8">
            <w:pPr>
              <w:widowControl w:val="0"/>
            </w:pPr>
          </w:p>
        </w:tc>
      </w:tr>
      <w:tr w:rsidR="00F879B8" w14:paraId="1CDE1110" w14:textId="77777777">
        <w:trPr>
          <w:trHeight w:val="315"/>
        </w:trPr>
        <w:tc>
          <w:tcPr>
            <w:tcW w:w="2865" w:type="dxa"/>
            <w:tcBorders>
              <w:top w:val="single" w:sz="6" w:space="0" w:color="CCCCCC"/>
              <w:left w:val="single" w:sz="12" w:space="0" w:color="000000"/>
              <w:bottom w:val="single" w:sz="6" w:space="0" w:color="CCCCCC"/>
              <w:right w:val="single" w:sz="12" w:space="0" w:color="000000"/>
            </w:tcBorders>
            <w:tcMar>
              <w:top w:w="40" w:type="dxa"/>
              <w:left w:w="40" w:type="dxa"/>
              <w:bottom w:w="40" w:type="dxa"/>
              <w:right w:w="40" w:type="dxa"/>
            </w:tcMar>
            <w:vAlign w:val="bottom"/>
          </w:tcPr>
          <w:p w14:paraId="1BEBB735" w14:textId="77777777" w:rsidR="00F879B8" w:rsidRDefault="00984543">
            <w:pPr>
              <w:widowControl w:val="0"/>
            </w:pPr>
            <w:r>
              <w:t>Resident</w:t>
            </w:r>
          </w:p>
        </w:tc>
        <w:tc>
          <w:tcPr>
            <w:tcW w:w="12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E034B6" w14:textId="77777777" w:rsidR="00F879B8" w:rsidRDefault="00984543">
            <w:pPr>
              <w:widowControl w:val="0"/>
              <w:jc w:val="right"/>
            </w:pPr>
            <w:r>
              <w:t>75 (18.5)</w:t>
            </w:r>
          </w:p>
        </w:tc>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52F666" w14:textId="77777777" w:rsidR="00F879B8" w:rsidRDefault="00984543">
            <w:pPr>
              <w:widowControl w:val="0"/>
              <w:jc w:val="right"/>
            </w:pPr>
            <w:r>
              <w:t>67 (12.9)</w:t>
            </w:r>
          </w:p>
        </w:tc>
        <w:tc>
          <w:tcPr>
            <w:tcW w:w="18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C35716" w14:textId="77777777" w:rsidR="00F879B8" w:rsidRDefault="00984543">
            <w:pPr>
              <w:widowControl w:val="0"/>
              <w:jc w:val="right"/>
            </w:pPr>
            <w:r>
              <w:t>1 (33.3)</w:t>
            </w:r>
          </w:p>
        </w:tc>
        <w:tc>
          <w:tcPr>
            <w:tcW w:w="1230" w:type="dxa"/>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bottom"/>
          </w:tcPr>
          <w:p w14:paraId="25F0AB08" w14:textId="77777777" w:rsidR="00F879B8" w:rsidRDefault="00F879B8">
            <w:pPr>
              <w:widowControl w:val="0"/>
            </w:pPr>
          </w:p>
        </w:tc>
      </w:tr>
      <w:tr w:rsidR="00F879B8" w14:paraId="45841617" w14:textId="77777777">
        <w:trPr>
          <w:trHeight w:val="315"/>
        </w:trPr>
        <w:tc>
          <w:tcPr>
            <w:tcW w:w="2865" w:type="dxa"/>
            <w:tcBorders>
              <w:top w:val="single" w:sz="6" w:space="0" w:color="CCCCCC"/>
              <w:left w:val="single" w:sz="12" w:space="0" w:color="000000"/>
              <w:bottom w:val="single" w:sz="6" w:space="0" w:color="D9D9D9"/>
              <w:right w:val="single" w:sz="12" w:space="0" w:color="000000"/>
            </w:tcBorders>
            <w:shd w:val="clear" w:color="auto" w:fill="FFFFFF"/>
            <w:tcMar>
              <w:top w:w="40" w:type="dxa"/>
              <w:left w:w="40" w:type="dxa"/>
              <w:bottom w:w="40" w:type="dxa"/>
              <w:right w:w="40" w:type="dxa"/>
            </w:tcMar>
            <w:vAlign w:val="bottom"/>
          </w:tcPr>
          <w:p w14:paraId="0E416221" w14:textId="77777777" w:rsidR="00F879B8" w:rsidRDefault="00984543">
            <w:pPr>
              <w:widowControl w:val="0"/>
            </w:pPr>
            <w:r>
              <w:t xml:space="preserve">Special </w:t>
            </w:r>
            <w:proofErr w:type="spellStart"/>
            <w:r>
              <w:t>trained</w:t>
            </w:r>
            <w:proofErr w:type="spellEnd"/>
            <w:r>
              <w:t xml:space="preserve"> </w:t>
            </w:r>
            <w:proofErr w:type="spellStart"/>
            <w:r>
              <w:t>nurse</w:t>
            </w:r>
            <w:proofErr w:type="spellEnd"/>
          </w:p>
        </w:tc>
        <w:tc>
          <w:tcPr>
            <w:tcW w:w="1230" w:type="dxa"/>
            <w:tcBorders>
              <w:top w:val="single" w:sz="6" w:space="0" w:color="CCCCCC"/>
              <w:left w:val="single" w:sz="6" w:space="0" w:color="CCCCCC"/>
              <w:bottom w:val="single" w:sz="6" w:space="0" w:color="D9D9D9"/>
              <w:right w:val="single" w:sz="6" w:space="0" w:color="CCCCCC"/>
            </w:tcBorders>
            <w:shd w:val="clear" w:color="auto" w:fill="FFFFFF"/>
            <w:tcMar>
              <w:top w:w="40" w:type="dxa"/>
              <w:left w:w="40" w:type="dxa"/>
              <w:bottom w:w="40" w:type="dxa"/>
              <w:right w:w="40" w:type="dxa"/>
            </w:tcMar>
            <w:vAlign w:val="bottom"/>
          </w:tcPr>
          <w:p w14:paraId="7D5E3682" w14:textId="77777777" w:rsidR="00F879B8" w:rsidRDefault="00984543">
            <w:pPr>
              <w:widowControl w:val="0"/>
              <w:jc w:val="right"/>
            </w:pPr>
            <w:r>
              <w:t>0 (0.0)</w:t>
            </w:r>
          </w:p>
        </w:tc>
        <w:tc>
          <w:tcPr>
            <w:tcW w:w="1920" w:type="dxa"/>
            <w:tcBorders>
              <w:top w:val="single" w:sz="6" w:space="0" w:color="CCCCCC"/>
              <w:left w:val="single" w:sz="6" w:space="0" w:color="CCCCCC"/>
              <w:bottom w:val="single" w:sz="6" w:space="0" w:color="D9D9D9"/>
              <w:right w:val="single" w:sz="6" w:space="0" w:color="CCCCCC"/>
            </w:tcBorders>
            <w:shd w:val="clear" w:color="auto" w:fill="FFFFFF"/>
            <w:tcMar>
              <w:top w:w="40" w:type="dxa"/>
              <w:left w:w="40" w:type="dxa"/>
              <w:bottom w:w="40" w:type="dxa"/>
              <w:right w:w="40" w:type="dxa"/>
            </w:tcMar>
            <w:vAlign w:val="bottom"/>
          </w:tcPr>
          <w:p w14:paraId="225E095C" w14:textId="77777777" w:rsidR="00F879B8" w:rsidRDefault="00984543">
            <w:pPr>
              <w:widowControl w:val="0"/>
              <w:jc w:val="right"/>
            </w:pPr>
            <w:r>
              <w:t>1 (0.2)</w:t>
            </w:r>
          </w:p>
        </w:tc>
        <w:tc>
          <w:tcPr>
            <w:tcW w:w="1845" w:type="dxa"/>
            <w:tcBorders>
              <w:top w:val="single" w:sz="6" w:space="0" w:color="CCCCCC"/>
              <w:left w:val="single" w:sz="6" w:space="0" w:color="CCCCCC"/>
              <w:bottom w:val="single" w:sz="6" w:space="0" w:color="D9D9D9"/>
              <w:right w:val="single" w:sz="6" w:space="0" w:color="CCCCCC"/>
            </w:tcBorders>
            <w:shd w:val="clear" w:color="auto" w:fill="FFFFFF"/>
            <w:tcMar>
              <w:top w:w="40" w:type="dxa"/>
              <w:left w:w="40" w:type="dxa"/>
              <w:bottom w:w="40" w:type="dxa"/>
              <w:right w:w="40" w:type="dxa"/>
            </w:tcMar>
            <w:vAlign w:val="bottom"/>
          </w:tcPr>
          <w:p w14:paraId="0C99CE7D" w14:textId="77777777" w:rsidR="00F879B8" w:rsidRDefault="00984543">
            <w:pPr>
              <w:widowControl w:val="0"/>
              <w:jc w:val="right"/>
            </w:pPr>
            <w:r>
              <w:t>0 (0.0)</w:t>
            </w:r>
          </w:p>
        </w:tc>
        <w:tc>
          <w:tcPr>
            <w:tcW w:w="1230" w:type="dxa"/>
            <w:tcBorders>
              <w:top w:val="single" w:sz="6" w:space="0" w:color="CCCCCC"/>
              <w:left w:val="single" w:sz="6" w:space="0" w:color="CCCCCC"/>
              <w:bottom w:val="single" w:sz="6" w:space="0" w:color="D9D9D9"/>
              <w:right w:val="single" w:sz="12" w:space="0" w:color="000000"/>
            </w:tcBorders>
            <w:shd w:val="clear" w:color="auto" w:fill="FFFFFF"/>
            <w:tcMar>
              <w:top w:w="40" w:type="dxa"/>
              <w:left w:w="40" w:type="dxa"/>
              <w:bottom w:w="40" w:type="dxa"/>
              <w:right w:w="40" w:type="dxa"/>
            </w:tcMar>
            <w:vAlign w:val="bottom"/>
          </w:tcPr>
          <w:p w14:paraId="03935081" w14:textId="77777777" w:rsidR="00F879B8" w:rsidRDefault="00F879B8">
            <w:pPr>
              <w:widowControl w:val="0"/>
            </w:pPr>
          </w:p>
        </w:tc>
      </w:tr>
      <w:tr w:rsidR="00F879B8" w14:paraId="5990E44F" w14:textId="77777777">
        <w:trPr>
          <w:trHeight w:val="345"/>
        </w:trPr>
        <w:tc>
          <w:tcPr>
            <w:tcW w:w="2865" w:type="dxa"/>
            <w:tcBorders>
              <w:top w:val="single" w:sz="6" w:space="0" w:color="D9D9D9"/>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77505727" w14:textId="77777777" w:rsidR="00F879B8" w:rsidRDefault="00984543">
            <w:pPr>
              <w:widowControl w:val="0"/>
            </w:pPr>
            <w:r>
              <w:t>Other</w:t>
            </w:r>
          </w:p>
        </w:tc>
        <w:tc>
          <w:tcPr>
            <w:tcW w:w="1230" w:type="dxa"/>
            <w:tcBorders>
              <w:top w:val="single" w:sz="6" w:space="0" w:color="D9D9D9"/>
              <w:left w:val="single" w:sz="6" w:space="0" w:color="CCCCCC"/>
              <w:bottom w:val="single" w:sz="12" w:space="0" w:color="000000"/>
              <w:right w:val="single" w:sz="6" w:space="0" w:color="CCCCCC"/>
            </w:tcBorders>
            <w:tcMar>
              <w:top w:w="40" w:type="dxa"/>
              <w:left w:w="40" w:type="dxa"/>
              <w:bottom w:w="40" w:type="dxa"/>
              <w:right w:w="40" w:type="dxa"/>
            </w:tcMar>
            <w:vAlign w:val="bottom"/>
          </w:tcPr>
          <w:p w14:paraId="602C7B76" w14:textId="77777777" w:rsidR="00F879B8" w:rsidRDefault="00984543">
            <w:pPr>
              <w:widowControl w:val="0"/>
              <w:jc w:val="right"/>
            </w:pPr>
            <w:r>
              <w:t>23 (5.7)</w:t>
            </w:r>
          </w:p>
        </w:tc>
        <w:tc>
          <w:tcPr>
            <w:tcW w:w="1920" w:type="dxa"/>
            <w:tcBorders>
              <w:top w:val="single" w:sz="6" w:space="0" w:color="D9D9D9"/>
              <w:left w:val="single" w:sz="6" w:space="0" w:color="CCCCCC"/>
              <w:bottom w:val="single" w:sz="12" w:space="0" w:color="000000"/>
              <w:right w:val="single" w:sz="6" w:space="0" w:color="CCCCCC"/>
            </w:tcBorders>
            <w:tcMar>
              <w:top w:w="40" w:type="dxa"/>
              <w:left w:w="40" w:type="dxa"/>
              <w:bottom w:w="40" w:type="dxa"/>
              <w:right w:w="40" w:type="dxa"/>
            </w:tcMar>
            <w:vAlign w:val="bottom"/>
          </w:tcPr>
          <w:p w14:paraId="2589474B" w14:textId="77777777" w:rsidR="00F879B8" w:rsidRDefault="00984543">
            <w:pPr>
              <w:widowControl w:val="0"/>
              <w:jc w:val="right"/>
            </w:pPr>
            <w:r>
              <w:t>21 (4.0)</w:t>
            </w:r>
          </w:p>
        </w:tc>
        <w:tc>
          <w:tcPr>
            <w:tcW w:w="1845" w:type="dxa"/>
            <w:tcBorders>
              <w:top w:val="single" w:sz="6" w:space="0" w:color="D9D9D9"/>
              <w:left w:val="single" w:sz="6" w:space="0" w:color="CCCCCC"/>
              <w:bottom w:val="single" w:sz="12" w:space="0" w:color="000000"/>
              <w:right w:val="single" w:sz="6" w:space="0" w:color="CCCCCC"/>
            </w:tcBorders>
            <w:tcMar>
              <w:top w:w="40" w:type="dxa"/>
              <w:left w:w="40" w:type="dxa"/>
              <w:bottom w:w="40" w:type="dxa"/>
              <w:right w:w="40" w:type="dxa"/>
            </w:tcMar>
            <w:vAlign w:val="bottom"/>
          </w:tcPr>
          <w:p w14:paraId="1E80D187" w14:textId="77777777" w:rsidR="00F879B8" w:rsidRDefault="00984543">
            <w:pPr>
              <w:widowControl w:val="0"/>
              <w:jc w:val="right"/>
            </w:pPr>
            <w:r>
              <w:t>0 (0.0)</w:t>
            </w:r>
          </w:p>
        </w:tc>
        <w:tc>
          <w:tcPr>
            <w:tcW w:w="1230" w:type="dxa"/>
            <w:tcBorders>
              <w:top w:val="single" w:sz="6" w:space="0" w:color="D9D9D9"/>
              <w:left w:val="single" w:sz="6" w:space="0" w:color="CCCCCC"/>
              <w:bottom w:val="single" w:sz="12" w:space="0" w:color="000000"/>
              <w:right w:val="single" w:sz="12" w:space="0" w:color="000000"/>
            </w:tcBorders>
            <w:tcMar>
              <w:top w:w="40" w:type="dxa"/>
              <w:left w:w="40" w:type="dxa"/>
              <w:bottom w:w="40" w:type="dxa"/>
              <w:right w:w="40" w:type="dxa"/>
            </w:tcMar>
            <w:vAlign w:val="bottom"/>
          </w:tcPr>
          <w:p w14:paraId="4EF2F43F" w14:textId="77777777" w:rsidR="00F879B8" w:rsidRDefault="00F879B8">
            <w:pPr>
              <w:widowControl w:val="0"/>
            </w:pPr>
          </w:p>
        </w:tc>
      </w:tr>
    </w:tbl>
    <w:p w14:paraId="26939938" w14:textId="77777777" w:rsidR="00F879B8" w:rsidRDefault="00F879B8">
      <w:pPr>
        <w:spacing w:after="160" w:line="360" w:lineRule="auto"/>
        <w:jc w:val="both"/>
      </w:pPr>
    </w:p>
    <w:p w14:paraId="0769D01D" w14:textId="01A4ABCE" w:rsidR="00F879B8" w:rsidRPr="00C61938" w:rsidRDefault="00984543">
      <w:pPr>
        <w:spacing w:after="160" w:line="360" w:lineRule="auto"/>
        <w:jc w:val="both"/>
        <w:rPr>
          <w:b/>
          <w:lang w:val="en-GB"/>
        </w:rPr>
      </w:pPr>
      <w:r w:rsidRPr="00C61938">
        <w:rPr>
          <w:lang w:val="en-GB"/>
        </w:rPr>
        <w:t xml:space="preserve">To assess the availability of digital media that facilitate remote informed consent across Europe, we asked if it was possible to obtain consent via internet or telephone. </w:t>
      </w:r>
      <w:commentRangeStart w:id="64"/>
      <w:r w:rsidRPr="00C61938">
        <w:rPr>
          <w:lang w:val="en-GB"/>
        </w:rPr>
        <w:t xml:space="preserve">In 70.2 % (n = 486) of the responses, informed </w:t>
      </w:r>
      <w:r w:rsidR="00550CCC">
        <w:rPr>
          <w:lang w:val="en-GB"/>
        </w:rPr>
        <w:t xml:space="preserve">online </w:t>
      </w:r>
      <w:r w:rsidRPr="00C61938">
        <w:rPr>
          <w:lang w:val="en-GB"/>
        </w:rPr>
        <w:t xml:space="preserve">consent was not possible or it was not uniformly implemented (6.6%, n = 46). However, 23.1 % (n = 160) </w:t>
      </w:r>
      <w:commentRangeEnd w:id="64"/>
      <w:r w:rsidR="007E52C6">
        <w:rPr>
          <w:rStyle w:val="CommentReference"/>
        </w:rPr>
        <w:commentReference w:id="64"/>
      </w:r>
      <w:r w:rsidRPr="00C61938">
        <w:rPr>
          <w:lang w:val="en-GB"/>
        </w:rPr>
        <w:t xml:space="preserve">of respondents stated that consent </w:t>
      </w:r>
      <w:commentRangeStart w:id="65"/>
      <w:commentRangeStart w:id="66"/>
      <w:r w:rsidRPr="00C61938">
        <w:rPr>
          <w:lang w:val="en-GB"/>
        </w:rPr>
        <w:t xml:space="preserve">via internet </w:t>
      </w:r>
      <w:commentRangeEnd w:id="65"/>
      <w:r w:rsidR="00550CCC">
        <w:rPr>
          <w:rStyle w:val="CommentReference"/>
        </w:rPr>
        <w:commentReference w:id="65"/>
      </w:r>
      <w:commentRangeEnd w:id="66"/>
      <w:r w:rsidR="00EC7B67">
        <w:rPr>
          <w:rStyle w:val="CommentReference"/>
        </w:rPr>
        <w:commentReference w:id="66"/>
      </w:r>
      <w:r w:rsidRPr="00C61938">
        <w:rPr>
          <w:lang w:val="en-GB"/>
        </w:rPr>
        <w:t xml:space="preserve">was already used in clinical routine. Anaesthesia consent via telephone could not </w:t>
      </w:r>
      <w:r w:rsidRPr="00C61938">
        <w:rPr>
          <w:lang w:val="en-GB"/>
        </w:rPr>
        <w:lastRenderedPageBreak/>
        <w:t xml:space="preserve">be obtained in 37.2 % (n = 257). </w:t>
      </w:r>
      <w:r w:rsidR="009C105A">
        <w:rPr>
          <w:lang w:val="en-GB"/>
        </w:rPr>
        <w:t>On the contrary</w:t>
      </w:r>
      <w:r w:rsidRPr="00C61938">
        <w:rPr>
          <w:lang w:val="en-GB"/>
        </w:rPr>
        <w:t xml:space="preserve"> 56.7 % (n = 391) of respondents answered that patient education via telephone was available and 6.1% (n = 42) mentioned varying technical solutions (Figure 1). Based on this observation, consultation via telephone seems to be more frequently used for anaesthesia informed consent. </w:t>
      </w:r>
    </w:p>
    <w:p w14:paraId="0161A90D" w14:textId="77777777" w:rsidR="00F879B8" w:rsidRPr="00C61938" w:rsidRDefault="00984543">
      <w:pPr>
        <w:spacing w:after="160" w:line="360" w:lineRule="auto"/>
        <w:jc w:val="both"/>
        <w:rPr>
          <w:lang w:val="en-GB"/>
        </w:rPr>
      </w:pPr>
      <w:r w:rsidRPr="00C61938">
        <w:rPr>
          <w:b/>
          <w:lang w:val="en-GB"/>
        </w:rPr>
        <w:t xml:space="preserve">Figure 1: </w:t>
      </w:r>
      <w:r w:rsidRPr="00C61938">
        <w:rPr>
          <w:lang w:val="en-GB"/>
        </w:rPr>
        <w:t>Is it possible to obtain informed consent online via internet or telephone in your routine setting?</w:t>
      </w:r>
    </w:p>
    <w:p w14:paraId="1A9F1A43" w14:textId="77777777" w:rsidR="00F879B8" w:rsidRPr="00C61938" w:rsidRDefault="00F879B8">
      <w:pPr>
        <w:spacing w:after="160" w:line="360" w:lineRule="auto"/>
        <w:jc w:val="both"/>
        <w:rPr>
          <w:lang w:val="en-GB"/>
        </w:rPr>
      </w:pPr>
    </w:p>
    <w:p w14:paraId="64BF3B34" w14:textId="77777777" w:rsidR="00F879B8" w:rsidRDefault="00984543">
      <w:pPr>
        <w:spacing w:after="160" w:line="360" w:lineRule="auto"/>
        <w:jc w:val="both"/>
        <w:rPr>
          <w:b/>
        </w:rPr>
      </w:pPr>
      <w:commentRangeStart w:id="67"/>
      <w:r>
        <w:rPr>
          <w:b/>
          <w:noProof/>
        </w:rPr>
        <w:drawing>
          <wp:inline distT="114300" distB="114300" distL="114300" distR="114300" wp14:anchorId="51631BC4" wp14:editId="622CFC0D">
            <wp:extent cx="5731200" cy="34925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3492500"/>
                    </a:xfrm>
                    <a:prstGeom prst="rect">
                      <a:avLst/>
                    </a:prstGeom>
                    <a:ln/>
                  </pic:spPr>
                </pic:pic>
              </a:graphicData>
            </a:graphic>
          </wp:inline>
        </w:drawing>
      </w:r>
      <w:commentRangeEnd w:id="67"/>
      <w:r>
        <w:commentReference w:id="67"/>
      </w:r>
    </w:p>
    <w:p w14:paraId="174F2E72" w14:textId="77777777" w:rsidR="00F879B8" w:rsidRDefault="00F879B8">
      <w:pPr>
        <w:spacing w:after="160" w:line="360" w:lineRule="auto"/>
        <w:jc w:val="both"/>
        <w:rPr>
          <w:color w:val="333333"/>
          <w:highlight w:val="white"/>
        </w:rPr>
      </w:pPr>
    </w:p>
    <w:p w14:paraId="53B58076" w14:textId="255FA5ED" w:rsidR="00F879B8" w:rsidRPr="00C61938" w:rsidRDefault="00984543">
      <w:pPr>
        <w:spacing w:after="160" w:line="360" w:lineRule="auto"/>
        <w:jc w:val="both"/>
        <w:rPr>
          <w:lang w:val="en-GB"/>
        </w:rPr>
      </w:pPr>
      <w:r w:rsidRPr="00C61938">
        <w:rPr>
          <w:color w:val="333333"/>
          <w:highlight w:val="white"/>
          <w:lang w:val="en-GB"/>
        </w:rPr>
        <w:t xml:space="preserve">To shed light on a possible association of economic health and usage of internet or </w:t>
      </w:r>
      <w:r w:rsidR="009C105A" w:rsidRPr="00C61938">
        <w:rPr>
          <w:color w:val="333333"/>
          <w:highlight w:val="white"/>
          <w:lang w:val="en-GB"/>
        </w:rPr>
        <w:t>telephone-based</w:t>
      </w:r>
      <w:r w:rsidRPr="00C61938">
        <w:rPr>
          <w:color w:val="333333"/>
          <w:highlight w:val="white"/>
          <w:lang w:val="en-GB"/>
        </w:rPr>
        <w:t xml:space="preserve"> solution for remote consent, data were stratified based on gross domestic product per capita (GDP per capita). The strength and direction of association between GDP per capita and the usage of internet or telephone was estimated by calculating Pearson’s residuals as described in the statistics section. While in countries with a low GDP per capita, internet usage seemed to be less common (Pearson’s residual = -1.18), countries having higher gross domestic product were positively associated with online remote consent (Pearson’s residual = 1.5) per capita (Figure 2, A). Interestingly, remote consent process for anaesthesia via telephone was even more associative with increased GDP per capita. Although in countries with low GDP per capita telephone was not commonly used for anaesthesia consent (Pearson’s residual = -2.57) its implementation was strongly associated with increased economic status (Pearson’s residual = 4.56) (Figure 2, B).</w:t>
      </w:r>
    </w:p>
    <w:p w14:paraId="750E1FC8" w14:textId="77777777" w:rsidR="00F879B8" w:rsidRPr="00C61938" w:rsidRDefault="00984543">
      <w:pPr>
        <w:spacing w:after="160" w:line="360" w:lineRule="auto"/>
        <w:jc w:val="both"/>
        <w:rPr>
          <w:lang w:val="en-GB"/>
        </w:rPr>
      </w:pPr>
      <w:commentRangeStart w:id="68"/>
      <w:r w:rsidRPr="00C61938">
        <w:rPr>
          <w:b/>
          <w:lang w:val="en-GB"/>
        </w:rPr>
        <w:lastRenderedPageBreak/>
        <w:t>Figure 2:</w:t>
      </w:r>
      <w:r w:rsidRPr="00C61938">
        <w:rPr>
          <w:lang w:val="en-GB"/>
        </w:rPr>
        <w:t xml:space="preserve"> </w:t>
      </w:r>
      <w:commentRangeEnd w:id="68"/>
      <w:r>
        <w:commentReference w:id="68"/>
      </w:r>
      <w:r w:rsidRPr="00C61938">
        <w:rPr>
          <w:lang w:val="en-GB"/>
        </w:rPr>
        <w:t>Is it possible to obtain informed consent online via internet or telephone in your routine setting? (stratified by high, middle and low Gross Domestic Product per capita)</w:t>
      </w:r>
    </w:p>
    <w:p w14:paraId="39E63198" w14:textId="77777777" w:rsidR="00F879B8" w:rsidRPr="00C61938" w:rsidRDefault="00F879B8">
      <w:pPr>
        <w:spacing w:after="160" w:line="360" w:lineRule="auto"/>
        <w:jc w:val="both"/>
        <w:rPr>
          <w:lang w:val="en-GB"/>
        </w:rPr>
      </w:pPr>
    </w:p>
    <w:p w14:paraId="4F096A76" w14:textId="77777777" w:rsidR="00F879B8" w:rsidRDefault="00984543">
      <w:pPr>
        <w:spacing w:after="160" w:line="360" w:lineRule="auto"/>
        <w:jc w:val="both"/>
      </w:pPr>
      <w:r>
        <w:rPr>
          <w:noProof/>
        </w:rPr>
        <w:drawing>
          <wp:inline distT="114300" distB="114300" distL="114300" distR="114300" wp14:anchorId="72CE745B" wp14:editId="7552CE00">
            <wp:extent cx="5731200" cy="35306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3530600"/>
                    </a:xfrm>
                    <a:prstGeom prst="rect">
                      <a:avLst/>
                    </a:prstGeom>
                    <a:ln/>
                  </pic:spPr>
                </pic:pic>
              </a:graphicData>
            </a:graphic>
          </wp:inline>
        </w:drawing>
      </w:r>
    </w:p>
    <w:p w14:paraId="37460D54" w14:textId="77777777" w:rsidR="00F879B8" w:rsidRDefault="00F879B8">
      <w:pPr>
        <w:spacing w:after="160" w:line="360" w:lineRule="auto"/>
        <w:jc w:val="both"/>
      </w:pPr>
    </w:p>
    <w:p w14:paraId="157A2EE7" w14:textId="17918CD3" w:rsidR="00F879B8" w:rsidRPr="00C61938" w:rsidRDefault="00984543">
      <w:pPr>
        <w:spacing w:after="160" w:line="360" w:lineRule="auto"/>
        <w:jc w:val="both"/>
        <w:rPr>
          <w:b/>
          <w:lang w:val="en-GB"/>
        </w:rPr>
      </w:pPr>
      <w:r w:rsidRPr="00C61938">
        <w:rPr>
          <w:lang w:val="en-GB"/>
        </w:rPr>
        <w:t xml:space="preserve">Based on our previously published </w:t>
      </w:r>
      <w:proofErr w:type="spellStart"/>
      <w:r w:rsidRPr="00C61938">
        <w:rPr>
          <w:lang w:val="en-GB"/>
        </w:rPr>
        <w:t>subanalysis</w:t>
      </w:r>
      <w:proofErr w:type="spellEnd"/>
      <w:r w:rsidRPr="00C61938">
        <w:rPr>
          <w:lang w:val="en-GB"/>
        </w:rPr>
        <w:t xml:space="preserve"> on paediatric population, we could show that legal regulations vary considerably across Europe. Here, we assessed if </w:t>
      </w:r>
      <w:commentRangeStart w:id="69"/>
      <w:commentRangeStart w:id="70"/>
      <w:commentRangeStart w:id="71"/>
      <w:r w:rsidRPr="00C61938">
        <w:rPr>
          <w:lang w:val="en-GB"/>
        </w:rPr>
        <w:t>online</w:t>
      </w:r>
      <w:commentRangeEnd w:id="69"/>
      <w:r w:rsidR="00550CCC">
        <w:rPr>
          <w:rStyle w:val="CommentReference"/>
        </w:rPr>
        <w:commentReference w:id="69"/>
      </w:r>
      <w:commentRangeEnd w:id="70"/>
      <w:r w:rsidR="00AE276B">
        <w:rPr>
          <w:rStyle w:val="CommentReference"/>
        </w:rPr>
        <w:commentReference w:id="70"/>
      </w:r>
      <w:commentRangeEnd w:id="71"/>
      <w:r w:rsidR="00DD2948">
        <w:rPr>
          <w:rStyle w:val="CommentReference"/>
        </w:rPr>
        <w:commentReference w:id="71"/>
      </w:r>
      <w:r w:rsidRPr="00C61938">
        <w:rPr>
          <w:lang w:val="en-GB"/>
        </w:rPr>
        <w:t>/telephone consent was in accordance with legal requirements for the adult patient population. For simple procedures, 37.2 % (n = 298) of respondents stated that remote informed consent was not in accordance with legal regulations in their country and was legally sound in 27.3 % (n = 219). For complex procedures, remote consent</w:t>
      </w:r>
      <w:r w:rsidR="009C105A">
        <w:rPr>
          <w:lang w:val="en-GB"/>
        </w:rPr>
        <w:t>,</w:t>
      </w:r>
      <w:r w:rsidRPr="00C61938">
        <w:rPr>
          <w:lang w:val="en-GB"/>
        </w:rPr>
        <w:t xml:space="preserve"> </w:t>
      </w:r>
      <w:r w:rsidR="009C105A">
        <w:rPr>
          <w:lang w:val="en-GB"/>
        </w:rPr>
        <w:t xml:space="preserve">to the knowledge of the participants with regards to the legal framework in course, </w:t>
      </w:r>
      <w:r w:rsidRPr="00C61938">
        <w:rPr>
          <w:lang w:val="en-GB"/>
        </w:rPr>
        <w:t xml:space="preserve">was not possible due to legal requirements in 42.5 % (n = 341) and only in 18.7 % (n = 150) it was </w:t>
      </w:r>
      <w:r w:rsidR="009C105A">
        <w:rPr>
          <w:lang w:val="en-GB"/>
        </w:rPr>
        <w:t xml:space="preserve">according to the participants’ understanding of their judiciary setup </w:t>
      </w:r>
      <w:r w:rsidRPr="00C61938">
        <w:rPr>
          <w:lang w:val="en-GB"/>
        </w:rPr>
        <w:t xml:space="preserve">compliant with the law. In 35.5 % (n = 285) for simple and 38.8% (n = 311) for complex procedures </w:t>
      </w:r>
      <w:r w:rsidR="008A7CAE">
        <w:rPr>
          <w:lang w:val="en-GB"/>
        </w:rPr>
        <w:t xml:space="preserve">of the </w:t>
      </w:r>
      <w:r w:rsidRPr="00C61938">
        <w:rPr>
          <w:lang w:val="en-GB"/>
        </w:rPr>
        <w:t xml:space="preserve">respondents were unsure about legal regulation </w:t>
      </w:r>
      <w:r w:rsidR="009C105A">
        <w:rPr>
          <w:lang w:val="en-GB"/>
        </w:rPr>
        <w:t>with</w:t>
      </w:r>
      <w:r w:rsidR="009C105A" w:rsidRPr="00C61938">
        <w:rPr>
          <w:lang w:val="en-GB"/>
        </w:rPr>
        <w:t xml:space="preserve"> </w:t>
      </w:r>
      <w:r w:rsidRPr="00C61938">
        <w:rPr>
          <w:lang w:val="en-GB"/>
        </w:rPr>
        <w:t xml:space="preserve">respect to online/telephone informed consent (Figure 3). </w:t>
      </w:r>
    </w:p>
    <w:p w14:paraId="0B66102A" w14:textId="77777777" w:rsidR="00F879B8" w:rsidRPr="00C61938" w:rsidRDefault="00F879B8">
      <w:pPr>
        <w:spacing w:after="160" w:line="360" w:lineRule="auto"/>
        <w:jc w:val="both"/>
        <w:rPr>
          <w:b/>
          <w:color w:val="073763"/>
          <w:lang w:val="en-GB"/>
        </w:rPr>
      </w:pPr>
    </w:p>
    <w:p w14:paraId="6586D03B" w14:textId="77777777" w:rsidR="00F879B8" w:rsidRPr="00C61938" w:rsidRDefault="00984543">
      <w:pPr>
        <w:spacing w:after="160" w:line="360" w:lineRule="auto"/>
        <w:jc w:val="both"/>
        <w:rPr>
          <w:lang w:val="en-GB"/>
        </w:rPr>
      </w:pPr>
      <w:r w:rsidRPr="00C61938">
        <w:rPr>
          <w:b/>
          <w:lang w:val="en-GB"/>
        </w:rPr>
        <w:t xml:space="preserve">Figure 3: </w:t>
      </w:r>
      <w:r w:rsidRPr="00C61938">
        <w:rPr>
          <w:lang w:val="en-GB"/>
        </w:rPr>
        <w:t>Is a remote informed consent in accordance with the legal requirements for simple or complex procedures and would it be allowed for repeated anaesthesia?</w:t>
      </w:r>
    </w:p>
    <w:p w14:paraId="7FEF5161" w14:textId="77777777" w:rsidR="00F879B8" w:rsidRDefault="00984543">
      <w:pPr>
        <w:spacing w:after="160" w:line="360" w:lineRule="auto"/>
        <w:jc w:val="both"/>
      </w:pPr>
      <w:r>
        <w:rPr>
          <w:noProof/>
        </w:rPr>
        <w:lastRenderedPageBreak/>
        <w:drawing>
          <wp:inline distT="114300" distB="114300" distL="114300" distR="114300" wp14:anchorId="04B5DB74" wp14:editId="4FB09195">
            <wp:extent cx="5731200" cy="34290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200" cy="3429000"/>
                    </a:xfrm>
                    <a:prstGeom prst="rect">
                      <a:avLst/>
                    </a:prstGeom>
                    <a:ln/>
                  </pic:spPr>
                </pic:pic>
              </a:graphicData>
            </a:graphic>
          </wp:inline>
        </w:drawing>
      </w:r>
    </w:p>
    <w:p w14:paraId="1B11F04D" w14:textId="77777777" w:rsidR="00F879B8" w:rsidRDefault="00F879B8">
      <w:pPr>
        <w:spacing w:after="160" w:line="360" w:lineRule="auto"/>
        <w:jc w:val="both"/>
        <w:rPr>
          <w:color w:val="333333"/>
          <w:highlight w:val="white"/>
        </w:rPr>
      </w:pPr>
    </w:p>
    <w:p w14:paraId="1A3C6968" w14:textId="3870BC4B" w:rsidR="00F879B8" w:rsidRPr="00C61938" w:rsidRDefault="00984543">
      <w:pPr>
        <w:spacing w:after="160" w:line="360" w:lineRule="auto"/>
        <w:jc w:val="both"/>
        <w:rPr>
          <w:b/>
          <w:color w:val="333333"/>
          <w:lang w:val="en-GB"/>
        </w:rPr>
      </w:pPr>
      <w:r w:rsidRPr="00C61938">
        <w:rPr>
          <w:color w:val="333333"/>
          <w:highlight w:val="white"/>
          <w:lang w:val="en-GB"/>
        </w:rPr>
        <w:t xml:space="preserve">To estimate the effect of economic status and digitalisation on legal framework </w:t>
      </w:r>
      <w:r w:rsidR="009C105A">
        <w:rPr>
          <w:color w:val="333333"/>
          <w:highlight w:val="white"/>
          <w:lang w:val="en-GB"/>
        </w:rPr>
        <w:t>with</w:t>
      </w:r>
      <w:r w:rsidR="009C105A" w:rsidRPr="00C61938">
        <w:rPr>
          <w:color w:val="333333"/>
          <w:highlight w:val="white"/>
          <w:lang w:val="en-GB"/>
        </w:rPr>
        <w:t xml:space="preserve"> </w:t>
      </w:r>
      <w:r w:rsidRPr="00C61938">
        <w:rPr>
          <w:color w:val="333333"/>
          <w:highlight w:val="white"/>
          <w:lang w:val="en-GB"/>
        </w:rPr>
        <w:t xml:space="preserve">respect to remote consent for simple, complex and repeated anaesthesia, data was stratified based on gross domestic product per capita (GDP per capita) as described in the methods section. Our data showed a high positive association of high GDP per capita with remote </w:t>
      </w:r>
      <w:r w:rsidR="009C105A">
        <w:rPr>
          <w:color w:val="333333"/>
          <w:highlight w:val="white"/>
          <w:lang w:val="en-GB"/>
        </w:rPr>
        <w:t xml:space="preserve">informed </w:t>
      </w:r>
      <w:r w:rsidRPr="00C61938">
        <w:rPr>
          <w:color w:val="333333"/>
          <w:highlight w:val="white"/>
          <w:lang w:val="en-GB"/>
        </w:rPr>
        <w:t xml:space="preserve">consent being in accordance with legal requirements for simple, complex and repeated anaesthesia (Pearson’s residuals: 5.37 (simple), 4.33 (complex), 5.35 (repeated)). In countries with low GDP per capita on the </w:t>
      </w:r>
      <w:proofErr w:type="spellStart"/>
      <w:r w:rsidR="009C105A">
        <w:rPr>
          <w:color w:val="333333"/>
          <w:highlight w:val="white"/>
          <w:lang w:val="en-GB"/>
        </w:rPr>
        <w:t>conrary</w:t>
      </w:r>
      <w:proofErr w:type="spellEnd"/>
      <w:r w:rsidRPr="00C61938">
        <w:rPr>
          <w:color w:val="333333"/>
          <w:highlight w:val="white"/>
          <w:lang w:val="en-GB"/>
        </w:rPr>
        <w:t>, online remote consent was more often stated to be not in accordance with legal requirements for simple, complex and repeated anaesthesia (Pearson’s residuals: -4.17 (simple), -2.98 (complex), -4.21 (repeated)) (Figure 4). Th</w:t>
      </w:r>
      <w:r w:rsidR="009C105A">
        <w:rPr>
          <w:color w:val="333333"/>
          <w:highlight w:val="white"/>
          <w:lang w:val="en-GB"/>
        </w:rPr>
        <w:t>ese</w:t>
      </w:r>
      <w:r w:rsidRPr="00C61938">
        <w:rPr>
          <w:color w:val="333333"/>
          <w:highlight w:val="white"/>
          <w:lang w:val="en-GB"/>
        </w:rPr>
        <w:t xml:space="preserve"> observations suggest that with improving economic status legal regulations tend to </w:t>
      </w:r>
      <w:proofErr w:type="spellStart"/>
      <w:r w:rsidRPr="00C61938">
        <w:rPr>
          <w:color w:val="333333"/>
          <w:highlight w:val="white"/>
          <w:lang w:val="en-GB"/>
        </w:rPr>
        <w:t>favor</w:t>
      </w:r>
      <w:proofErr w:type="spellEnd"/>
      <w:r w:rsidRPr="00C61938">
        <w:rPr>
          <w:color w:val="333333"/>
          <w:highlight w:val="white"/>
          <w:lang w:val="en-GB"/>
        </w:rPr>
        <w:t xml:space="preserve"> remote consent process while </w:t>
      </w:r>
      <w:proofErr w:type="spellStart"/>
      <w:r w:rsidRPr="00C61938">
        <w:rPr>
          <w:color w:val="333333"/>
          <w:highlight w:val="white"/>
          <w:lang w:val="en-GB"/>
        </w:rPr>
        <w:t>while</w:t>
      </w:r>
      <w:proofErr w:type="spellEnd"/>
      <w:r w:rsidRPr="00C61938">
        <w:rPr>
          <w:color w:val="333333"/>
          <w:highlight w:val="white"/>
          <w:lang w:val="en-GB"/>
        </w:rPr>
        <w:t xml:space="preserve"> in countries with weaker economies remote anaesthesia process are discouraged legally. </w:t>
      </w:r>
    </w:p>
    <w:p w14:paraId="1AA46D6F" w14:textId="57F4694E" w:rsidR="00F879B8" w:rsidRDefault="00984543">
      <w:pPr>
        <w:spacing w:after="160" w:line="360" w:lineRule="auto"/>
        <w:jc w:val="both"/>
      </w:pPr>
      <w:r w:rsidRPr="00C61938">
        <w:rPr>
          <w:b/>
          <w:lang w:val="en-GB"/>
        </w:rPr>
        <w:t xml:space="preserve">Figure 4: </w:t>
      </w:r>
      <w:r w:rsidRPr="00C61938">
        <w:rPr>
          <w:lang w:val="en-GB"/>
        </w:rPr>
        <w:t xml:space="preserve">Is  remote informed consent in accordance with the legal requirements for simple or complex procedures and would it be allowed for repeated anaesthesia? </w:t>
      </w:r>
      <w:r>
        <w:t>(</w:t>
      </w:r>
      <w:proofErr w:type="spellStart"/>
      <w:r>
        <w:t>stratified</w:t>
      </w:r>
      <w:proofErr w:type="spellEnd"/>
      <w:r>
        <w:t xml:space="preserve"> </w:t>
      </w:r>
      <w:proofErr w:type="spellStart"/>
      <w:r>
        <w:t>by</w:t>
      </w:r>
      <w:proofErr w:type="spellEnd"/>
      <w:r>
        <w:t xml:space="preserve"> </w:t>
      </w:r>
      <w:proofErr w:type="spellStart"/>
      <w:r>
        <w:t>Gross</w:t>
      </w:r>
      <w:proofErr w:type="spellEnd"/>
      <w:r>
        <w:t xml:space="preserve"> </w:t>
      </w:r>
      <w:proofErr w:type="spellStart"/>
      <w:r>
        <w:t>Domestic</w:t>
      </w:r>
      <w:proofErr w:type="spellEnd"/>
      <w:r>
        <w:t xml:space="preserve"> </w:t>
      </w:r>
      <w:proofErr w:type="spellStart"/>
      <w:r>
        <w:t>Product</w:t>
      </w:r>
      <w:proofErr w:type="spellEnd"/>
      <w:r>
        <w:t xml:space="preserve"> per </w:t>
      </w:r>
      <w:proofErr w:type="spellStart"/>
      <w:r>
        <w:t>capita</w:t>
      </w:r>
      <w:proofErr w:type="spellEnd"/>
      <w:r>
        <w:t>)</w:t>
      </w:r>
    </w:p>
    <w:p w14:paraId="31070D12" w14:textId="77777777" w:rsidR="00F879B8" w:rsidRDefault="00F879B8">
      <w:pPr>
        <w:spacing w:after="160" w:line="360" w:lineRule="auto"/>
        <w:jc w:val="both"/>
      </w:pPr>
    </w:p>
    <w:p w14:paraId="768D4BE5" w14:textId="77777777" w:rsidR="00F879B8" w:rsidRDefault="00984543">
      <w:pPr>
        <w:spacing w:after="160" w:line="360" w:lineRule="auto"/>
        <w:jc w:val="both"/>
      </w:pPr>
      <w:r>
        <w:rPr>
          <w:noProof/>
        </w:rPr>
        <w:lastRenderedPageBreak/>
        <w:drawing>
          <wp:inline distT="114300" distB="114300" distL="114300" distR="114300" wp14:anchorId="43CDF3EB" wp14:editId="4F1362B3">
            <wp:extent cx="5731200" cy="2425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2425700"/>
                    </a:xfrm>
                    <a:prstGeom prst="rect">
                      <a:avLst/>
                    </a:prstGeom>
                    <a:ln/>
                  </pic:spPr>
                </pic:pic>
              </a:graphicData>
            </a:graphic>
          </wp:inline>
        </w:drawing>
      </w:r>
    </w:p>
    <w:p w14:paraId="25A580A9" w14:textId="77777777" w:rsidR="00F879B8" w:rsidRDefault="00F879B8">
      <w:pPr>
        <w:spacing w:after="160" w:line="360" w:lineRule="auto"/>
        <w:jc w:val="both"/>
      </w:pPr>
    </w:p>
    <w:p w14:paraId="59459F98" w14:textId="04568723" w:rsidR="00F879B8" w:rsidRPr="00C61938" w:rsidRDefault="00984543">
      <w:pPr>
        <w:spacing w:after="160" w:line="360" w:lineRule="auto"/>
        <w:jc w:val="both"/>
        <w:rPr>
          <w:lang w:val="en-GB"/>
        </w:rPr>
      </w:pPr>
      <w:commentRangeStart w:id="72"/>
      <w:r w:rsidRPr="00C61938">
        <w:rPr>
          <w:lang w:val="en-GB"/>
        </w:rPr>
        <w:t>It has been shown that shorter hospital stays can save costs and lead to a reduction in nosocomial infections.</w:t>
      </w:r>
      <w:commentRangeEnd w:id="72"/>
      <w:r w:rsidR="00F95F1D">
        <w:rPr>
          <w:rStyle w:val="CommentReference"/>
        </w:rPr>
        <w:commentReference w:id="72"/>
      </w:r>
      <w:r w:rsidRPr="00C61938">
        <w:rPr>
          <w:lang w:val="en-GB"/>
        </w:rPr>
        <w:t xml:space="preserve"> </w:t>
      </w:r>
      <w:commentRangeStart w:id="73"/>
      <w:r w:rsidRPr="00C61938">
        <w:rPr>
          <w:lang w:val="en-GB"/>
        </w:rPr>
        <w:t>We therefore investigated if procedure severity had an effect on</w:t>
      </w:r>
      <w:r w:rsidR="009C105A">
        <w:rPr>
          <w:lang w:val="en-GB"/>
        </w:rPr>
        <w:t xml:space="preserve"> the</w:t>
      </w:r>
      <w:r w:rsidRPr="00C61938">
        <w:rPr>
          <w:lang w:val="en-GB"/>
        </w:rPr>
        <w:t xml:space="preserve"> timing</w:t>
      </w:r>
      <w:r w:rsidR="009C105A">
        <w:rPr>
          <w:lang w:val="en-GB"/>
        </w:rPr>
        <w:t xml:space="preserve"> as to</w:t>
      </w:r>
      <w:r w:rsidRPr="00C61938">
        <w:rPr>
          <w:lang w:val="en-GB"/>
        </w:rPr>
        <w:t xml:space="preserve"> when informed consent was performed. </w:t>
      </w:r>
      <w:commentRangeEnd w:id="73"/>
      <w:r w:rsidR="008A7CAE">
        <w:rPr>
          <w:rStyle w:val="CommentReference"/>
        </w:rPr>
        <w:commentReference w:id="73"/>
      </w:r>
      <w:r w:rsidRPr="00C61938">
        <w:rPr>
          <w:lang w:val="en-GB"/>
        </w:rPr>
        <w:t>For simple procedures, informed consent was obtained in 12.9 % (n = 103) two days or more and in 54.2 % (n = 433) 24 hours or less before surgery. In 32.9 % (n = 263) consent was obtained on the same day of surgery. In comparison, for complex procedures, consent was obtained in 33.6 % (n = 269) two days or more and 51.6 % (n = 413) 24 hours and less before the surgical intervention. On the day of surgery, content was acquired only in 14.8 % (n = 118). Here we observed that patients who needed an extended procedure were more likely to stay overnight compared to patients with simple procedures</w:t>
      </w:r>
      <w:commentRangeStart w:id="74"/>
      <w:commentRangeStart w:id="75"/>
      <w:r w:rsidRPr="00C61938">
        <w:rPr>
          <w:lang w:val="en-GB"/>
        </w:rPr>
        <w:t xml:space="preserve"> indicating higher costs and increased chance of exposure to nosocomial infections.</w:t>
      </w:r>
      <w:commentRangeEnd w:id="74"/>
      <w:r>
        <w:commentReference w:id="74"/>
      </w:r>
      <w:commentRangeEnd w:id="75"/>
      <w:r>
        <w:commentReference w:id="75"/>
      </w:r>
    </w:p>
    <w:p w14:paraId="5F088001" w14:textId="77777777" w:rsidR="00F879B8" w:rsidRPr="00C61938" w:rsidRDefault="00F879B8">
      <w:pPr>
        <w:spacing w:after="160" w:line="360" w:lineRule="auto"/>
        <w:jc w:val="both"/>
        <w:rPr>
          <w:lang w:val="en-GB"/>
        </w:rPr>
      </w:pPr>
    </w:p>
    <w:p w14:paraId="642394E1" w14:textId="77777777" w:rsidR="00F879B8" w:rsidRPr="00C61938" w:rsidRDefault="00984543">
      <w:pPr>
        <w:spacing w:after="160" w:line="360" w:lineRule="auto"/>
        <w:jc w:val="both"/>
        <w:rPr>
          <w:lang w:val="en-GB"/>
        </w:rPr>
      </w:pPr>
      <w:r w:rsidRPr="00C61938">
        <w:rPr>
          <w:b/>
          <w:lang w:val="en-GB"/>
        </w:rPr>
        <w:t xml:space="preserve">Figure 3: </w:t>
      </w:r>
      <w:r w:rsidRPr="00C61938">
        <w:rPr>
          <w:lang w:val="en-GB"/>
        </w:rPr>
        <w:t>When do you need to obtain Informed consent for elective surgery based on legal requirements for simple and complex procedures?</w:t>
      </w:r>
    </w:p>
    <w:p w14:paraId="441378DE" w14:textId="77777777" w:rsidR="00F879B8" w:rsidRDefault="00984543">
      <w:pPr>
        <w:spacing w:after="160" w:line="360" w:lineRule="auto"/>
        <w:jc w:val="both"/>
        <w:rPr>
          <w:b/>
        </w:rPr>
      </w:pPr>
      <w:r>
        <w:rPr>
          <w:b/>
        </w:rPr>
        <w:t>​​</w:t>
      </w:r>
    </w:p>
    <w:p w14:paraId="3A10C387" w14:textId="77777777" w:rsidR="00F879B8" w:rsidRDefault="00984543">
      <w:pPr>
        <w:spacing w:after="160" w:line="360" w:lineRule="auto"/>
        <w:jc w:val="both"/>
        <w:rPr>
          <w:b/>
        </w:rPr>
      </w:pPr>
      <w:r>
        <w:rPr>
          <w:b/>
          <w:noProof/>
        </w:rPr>
        <w:lastRenderedPageBreak/>
        <w:drawing>
          <wp:inline distT="114300" distB="114300" distL="114300" distR="114300" wp14:anchorId="35BE4F2F" wp14:editId="60F095F7">
            <wp:extent cx="5731200" cy="35560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1200" cy="3556000"/>
                    </a:xfrm>
                    <a:prstGeom prst="rect">
                      <a:avLst/>
                    </a:prstGeom>
                    <a:ln/>
                  </pic:spPr>
                </pic:pic>
              </a:graphicData>
            </a:graphic>
          </wp:inline>
        </w:drawing>
      </w:r>
    </w:p>
    <w:p w14:paraId="3029D495" w14:textId="77777777" w:rsidR="00F879B8" w:rsidRDefault="00F879B8">
      <w:pPr>
        <w:spacing w:after="160" w:line="360" w:lineRule="auto"/>
        <w:jc w:val="both"/>
      </w:pPr>
    </w:p>
    <w:p w14:paraId="4FCD16FE" w14:textId="77777777" w:rsidR="00F879B8" w:rsidRDefault="00F879B8">
      <w:pPr>
        <w:spacing w:after="160" w:line="360" w:lineRule="auto"/>
        <w:jc w:val="both"/>
        <w:rPr>
          <w:rFonts w:ascii="Roboto" w:eastAsia="Roboto" w:hAnsi="Roboto" w:cs="Roboto"/>
          <w:b/>
          <w:color w:val="333333"/>
          <w:sz w:val="21"/>
          <w:szCs w:val="21"/>
          <w:highlight w:val="white"/>
        </w:rPr>
      </w:pPr>
    </w:p>
    <w:p w14:paraId="09F7F754" w14:textId="77777777" w:rsidR="00F879B8" w:rsidRDefault="00F879B8">
      <w:pPr>
        <w:spacing w:before="240" w:after="240" w:line="360" w:lineRule="auto"/>
        <w:jc w:val="both"/>
        <w:rPr>
          <w:b/>
        </w:rPr>
      </w:pPr>
    </w:p>
    <w:p w14:paraId="08D7F7F5" w14:textId="77777777" w:rsidR="00F879B8" w:rsidRDefault="00F879B8">
      <w:pPr>
        <w:spacing w:before="240" w:after="240" w:line="360" w:lineRule="auto"/>
        <w:jc w:val="both"/>
        <w:rPr>
          <w:b/>
        </w:rPr>
      </w:pPr>
    </w:p>
    <w:p w14:paraId="60502C72" w14:textId="77777777" w:rsidR="00F879B8" w:rsidRDefault="00F879B8">
      <w:pPr>
        <w:spacing w:before="240" w:after="240" w:line="360" w:lineRule="auto"/>
        <w:jc w:val="both"/>
        <w:rPr>
          <w:b/>
        </w:rPr>
      </w:pPr>
    </w:p>
    <w:p w14:paraId="7EC60553" w14:textId="77777777" w:rsidR="00F879B8" w:rsidRDefault="00F879B8">
      <w:pPr>
        <w:spacing w:before="240" w:after="240" w:line="360" w:lineRule="auto"/>
        <w:jc w:val="both"/>
        <w:rPr>
          <w:b/>
        </w:rPr>
      </w:pPr>
    </w:p>
    <w:p w14:paraId="0DC74148" w14:textId="77777777" w:rsidR="00F879B8" w:rsidRDefault="00F879B8">
      <w:pPr>
        <w:spacing w:before="240" w:after="240" w:line="360" w:lineRule="auto"/>
        <w:jc w:val="both"/>
        <w:rPr>
          <w:b/>
        </w:rPr>
      </w:pPr>
    </w:p>
    <w:p w14:paraId="30203203" w14:textId="77777777" w:rsidR="00F879B8" w:rsidRDefault="00F879B8">
      <w:pPr>
        <w:spacing w:before="240" w:after="240" w:line="360" w:lineRule="auto"/>
        <w:jc w:val="both"/>
        <w:rPr>
          <w:b/>
        </w:rPr>
      </w:pPr>
    </w:p>
    <w:p w14:paraId="5E2B622C" w14:textId="77777777" w:rsidR="00F879B8" w:rsidRDefault="00F879B8">
      <w:pPr>
        <w:spacing w:before="240" w:after="240" w:line="360" w:lineRule="auto"/>
        <w:jc w:val="both"/>
        <w:rPr>
          <w:b/>
        </w:rPr>
      </w:pPr>
    </w:p>
    <w:p w14:paraId="41621DF5" w14:textId="77777777" w:rsidR="00F879B8" w:rsidRDefault="00F879B8">
      <w:pPr>
        <w:spacing w:before="240" w:after="240" w:line="360" w:lineRule="auto"/>
        <w:jc w:val="both"/>
        <w:rPr>
          <w:b/>
        </w:rPr>
      </w:pPr>
    </w:p>
    <w:p w14:paraId="6C241006" w14:textId="77777777" w:rsidR="00F879B8" w:rsidRDefault="00F879B8">
      <w:pPr>
        <w:spacing w:before="240" w:after="240" w:line="360" w:lineRule="auto"/>
        <w:jc w:val="both"/>
        <w:rPr>
          <w:b/>
        </w:rPr>
      </w:pPr>
    </w:p>
    <w:p w14:paraId="3E87B615" w14:textId="77777777" w:rsidR="00F879B8" w:rsidRDefault="00F879B8">
      <w:pPr>
        <w:spacing w:before="240" w:after="240" w:line="360" w:lineRule="auto"/>
        <w:jc w:val="both"/>
        <w:rPr>
          <w:b/>
        </w:rPr>
      </w:pPr>
    </w:p>
    <w:p w14:paraId="77611FDD" w14:textId="77777777" w:rsidR="00F879B8" w:rsidRDefault="00F879B8">
      <w:pPr>
        <w:spacing w:before="240" w:after="240" w:line="360" w:lineRule="auto"/>
        <w:jc w:val="both"/>
        <w:rPr>
          <w:b/>
        </w:rPr>
      </w:pPr>
    </w:p>
    <w:p w14:paraId="64105220" w14:textId="77777777" w:rsidR="00F879B8" w:rsidRPr="00C61938" w:rsidRDefault="00984543">
      <w:pPr>
        <w:spacing w:before="240" w:after="240" w:line="360" w:lineRule="auto"/>
        <w:jc w:val="both"/>
        <w:rPr>
          <w:b/>
          <w:lang w:val="en-GB"/>
        </w:rPr>
      </w:pPr>
      <w:commentRangeStart w:id="76"/>
      <w:r w:rsidRPr="00C61938">
        <w:rPr>
          <w:b/>
          <w:lang w:val="en-GB"/>
        </w:rPr>
        <w:lastRenderedPageBreak/>
        <w:t>Discussion</w:t>
      </w:r>
    </w:p>
    <w:p w14:paraId="096627CF" w14:textId="77777777" w:rsidR="006329B8" w:rsidRDefault="006329B8">
      <w:pPr>
        <w:spacing w:before="240" w:after="240" w:line="360" w:lineRule="auto"/>
        <w:jc w:val="both"/>
        <w:rPr>
          <w:ins w:id="77" w:author="Claudia Neumann" w:date="2022-05-27T14:11:00Z"/>
          <w:color w:val="000000" w:themeColor="text1"/>
          <w:lang w:val="en-GB"/>
        </w:rPr>
      </w:pPr>
      <w:commentRangeStart w:id="78"/>
      <w:commentRangeStart w:id="79"/>
      <w:ins w:id="80" w:author="Claudia Neumann" w:date="2022-05-27T14:11:00Z">
        <w:r w:rsidRPr="006329B8">
          <w:rPr>
            <w:color w:val="000000" w:themeColor="text1"/>
            <w:lang w:val="en-GB"/>
          </w:rPr>
          <w:t>In the main result, our study showed how different the implementation of telemedical support in the context of an anaesthesia consultation is across Europe and that there is widespread uncertainty about the legal framework. Also, interesting differences could be found when looking at the background of the different gross domestic products in relation to the answers.</w:t>
        </w:r>
      </w:ins>
      <w:commentRangeEnd w:id="78"/>
      <w:ins w:id="81" w:author="Claudia Neumann" w:date="2022-05-27T14:12:00Z">
        <w:r>
          <w:rPr>
            <w:rStyle w:val="CommentReference"/>
          </w:rPr>
          <w:commentReference w:id="78"/>
        </w:r>
      </w:ins>
      <w:commentRangeEnd w:id="79"/>
      <w:r w:rsidR="00641862">
        <w:rPr>
          <w:rStyle w:val="CommentReference"/>
        </w:rPr>
        <w:commentReference w:id="79"/>
      </w:r>
    </w:p>
    <w:p w14:paraId="612B84BE" w14:textId="7913D884" w:rsidR="00F879B8" w:rsidRPr="00C61938" w:rsidRDefault="00984543">
      <w:pPr>
        <w:spacing w:before="240" w:after="240" w:line="360" w:lineRule="auto"/>
        <w:jc w:val="both"/>
        <w:rPr>
          <w:color w:val="000000" w:themeColor="text1"/>
          <w:lang w:val="en-GB"/>
        </w:rPr>
      </w:pPr>
      <w:r w:rsidRPr="00C61938">
        <w:rPr>
          <w:color w:val="000000" w:themeColor="text1"/>
          <w:lang w:val="en-GB"/>
        </w:rPr>
        <w:t xml:space="preserve">The use of telemedical support in the field of medicine has been available for years, but has so far only been used with </w:t>
      </w:r>
      <w:commentRangeEnd w:id="76"/>
      <w:r w:rsidR="008A7CAE">
        <w:rPr>
          <w:rStyle w:val="CommentReference"/>
        </w:rPr>
        <w:commentReference w:id="76"/>
      </w:r>
      <w:r w:rsidRPr="00C61938">
        <w:rPr>
          <w:color w:val="000000" w:themeColor="text1"/>
          <w:lang w:val="en-GB"/>
        </w:rPr>
        <w:t>restraint [9]. The objective advantages, such as cost savings, reduction of waiting times for patients, avoidance of unnecessary travel and thus more timely care, especially in rural areas, are obvious. In addition, since the beginning of the Covid-19 pandemic, there has been an increasing desire for social distancing, especially for patients with pre-existing conditions who are more at risk from the virus.</w:t>
      </w:r>
    </w:p>
    <w:p w14:paraId="5D90552C" w14:textId="77777777" w:rsidR="00F879B8" w:rsidRPr="00C61938" w:rsidRDefault="00984543">
      <w:pPr>
        <w:spacing w:before="240" w:after="240" w:line="360" w:lineRule="auto"/>
        <w:jc w:val="both"/>
        <w:rPr>
          <w:color w:val="000000" w:themeColor="text1"/>
          <w:lang w:val="en-GB"/>
        </w:rPr>
      </w:pPr>
      <w:r w:rsidRPr="00C61938">
        <w:rPr>
          <w:color w:val="000000" w:themeColor="text1"/>
          <w:lang w:val="en-GB"/>
        </w:rPr>
        <w:t xml:space="preserve">In contrast to this, the legal situation in many countries of the European Union is such that purely remote information for medical interventions is at least questionable. While this may be legally compliant in simple cases, in the event of a lawsuit the doctor must prove that the patient was informed just as well and comprehensively as in a face-to-face conversation despite the exclusive use of </w:t>
      </w:r>
      <w:proofErr w:type="spellStart"/>
      <w:r w:rsidRPr="00C61938">
        <w:rPr>
          <w:color w:val="000000" w:themeColor="text1"/>
          <w:lang w:val="en-GB"/>
        </w:rPr>
        <w:t>telemedicine</w:t>
      </w:r>
      <w:commentRangeStart w:id="82"/>
      <w:r w:rsidRPr="00C61938">
        <w:rPr>
          <w:color w:val="000000" w:themeColor="text1"/>
          <w:lang w:val="en-GB"/>
        </w:rPr>
        <w:t>.</w:t>
      </w:r>
      <w:commentRangeStart w:id="83"/>
      <w:commentRangeStart w:id="84"/>
      <w:r w:rsidRPr="00C61938">
        <w:rPr>
          <w:color w:val="000000" w:themeColor="text1"/>
          <w:lang w:val="en-GB"/>
        </w:rPr>
        <w:t>Quelle</w:t>
      </w:r>
      <w:proofErr w:type="spellEnd"/>
      <w:r w:rsidRPr="00C61938">
        <w:rPr>
          <w:color w:val="000000" w:themeColor="text1"/>
          <w:lang w:val="en-GB"/>
        </w:rPr>
        <w:t>?</w:t>
      </w:r>
      <w:commentRangeEnd w:id="83"/>
      <w:r w:rsidRPr="00984543">
        <w:rPr>
          <w:color w:val="000000" w:themeColor="text1"/>
        </w:rPr>
        <w:commentReference w:id="83"/>
      </w:r>
      <w:commentRangeEnd w:id="84"/>
      <w:r w:rsidRPr="00984543">
        <w:rPr>
          <w:color w:val="000000" w:themeColor="text1"/>
        </w:rPr>
        <w:commentReference w:id="84"/>
      </w:r>
      <w:commentRangeEnd w:id="82"/>
      <w:r w:rsidR="00007FA0">
        <w:rPr>
          <w:rStyle w:val="CommentReference"/>
        </w:rPr>
        <w:commentReference w:id="82"/>
      </w:r>
    </w:p>
    <w:p w14:paraId="05206542" w14:textId="77777777" w:rsidR="00F879B8" w:rsidRPr="00C61938" w:rsidRDefault="00984543">
      <w:pPr>
        <w:spacing w:before="240" w:after="240" w:line="360" w:lineRule="auto"/>
        <w:jc w:val="both"/>
        <w:rPr>
          <w:color w:val="000000" w:themeColor="text1"/>
          <w:lang w:val="en-GB"/>
        </w:rPr>
      </w:pPr>
      <w:r w:rsidRPr="00C61938">
        <w:rPr>
          <w:color w:val="000000" w:themeColor="text1"/>
          <w:lang w:val="en-GB"/>
        </w:rPr>
        <w:t>The requirement for written consent also still poses problems in practice, as an electronic signature cannot be implemented everywhere technically and has not yet become routine in the health sector, in contrast to its increasingly widespread use in other areas of daily life.</w:t>
      </w:r>
    </w:p>
    <w:p w14:paraId="46D95A83" w14:textId="77777777" w:rsidR="00F879B8" w:rsidRPr="00C61938" w:rsidRDefault="00984543">
      <w:pPr>
        <w:spacing w:before="240" w:after="240" w:line="360" w:lineRule="auto"/>
        <w:jc w:val="both"/>
        <w:rPr>
          <w:color w:val="000000" w:themeColor="text1"/>
          <w:lang w:val="en-GB"/>
        </w:rPr>
      </w:pPr>
      <w:r w:rsidRPr="00C61938">
        <w:rPr>
          <w:color w:val="000000" w:themeColor="text1"/>
          <w:lang w:val="en-GB"/>
        </w:rPr>
        <w:t>Thus, the results of this Europe-wide survey shed light on some interesting aspects of the points raised.</w:t>
      </w:r>
    </w:p>
    <w:p w14:paraId="1B721CA6" w14:textId="477D8D85" w:rsidR="00F879B8" w:rsidRPr="00C61938" w:rsidRDefault="00984543">
      <w:pPr>
        <w:spacing w:before="240" w:after="240" w:line="360" w:lineRule="auto"/>
        <w:jc w:val="both"/>
        <w:rPr>
          <w:color w:val="000000" w:themeColor="text1"/>
          <w:lang w:val="en-GB"/>
        </w:rPr>
      </w:pPr>
      <w:r w:rsidRPr="00C61938">
        <w:rPr>
          <w:color w:val="000000" w:themeColor="text1"/>
          <w:lang w:val="en-GB"/>
        </w:rPr>
        <w:t xml:space="preserve">Regarding the possibility of obtaining </w:t>
      </w:r>
      <w:proofErr w:type="spellStart"/>
      <w:r w:rsidRPr="00C61938">
        <w:rPr>
          <w:color w:val="000000" w:themeColor="text1"/>
          <w:lang w:val="en-GB"/>
        </w:rPr>
        <w:t>anaesthesiological</w:t>
      </w:r>
      <w:proofErr w:type="spellEnd"/>
      <w:r w:rsidRPr="00C61938">
        <w:rPr>
          <w:color w:val="000000" w:themeColor="text1"/>
          <w:lang w:val="en-GB"/>
        </w:rPr>
        <w:t xml:space="preserve"> consent online or by telephone, most respondents stated that this was not the case, with the use of the </w:t>
      </w:r>
      <w:commentRangeStart w:id="85"/>
      <w:r w:rsidRPr="00C61938">
        <w:rPr>
          <w:color w:val="000000" w:themeColor="text1"/>
          <w:lang w:val="en-GB"/>
        </w:rPr>
        <w:t>internet</w:t>
      </w:r>
      <w:commentRangeEnd w:id="85"/>
      <w:r w:rsidR="00B033AC">
        <w:rPr>
          <w:rStyle w:val="CommentReference"/>
        </w:rPr>
        <w:commentReference w:id="85"/>
      </w:r>
      <w:r w:rsidRPr="00C61938">
        <w:rPr>
          <w:color w:val="000000" w:themeColor="text1"/>
          <w:lang w:val="en-GB"/>
        </w:rPr>
        <w:t xml:space="preserve"> being mentioned even less frequently as an alternative possibility. If one includes the results of the sub-analysis regarding the gross domestic product, it becomes apparent that in countries with a higher GDP, the use of telemedical support tends to be performed more often and is more widespread considered legal, at least for repeat</w:t>
      </w:r>
      <w:r w:rsidR="00810D0A">
        <w:rPr>
          <w:color w:val="000000" w:themeColor="text1"/>
          <w:lang w:val="en-GB"/>
        </w:rPr>
        <w:t>ed</w:t>
      </w:r>
      <w:r w:rsidRPr="00C61938">
        <w:rPr>
          <w:color w:val="000000" w:themeColor="text1"/>
          <w:lang w:val="en-GB"/>
        </w:rPr>
        <w:t xml:space="preserve"> anaesthesia and simpler procedures. This may reflect the better technical conditions in these countries.</w:t>
      </w:r>
    </w:p>
    <w:p w14:paraId="03C1C39B" w14:textId="77777777" w:rsidR="00F879B8" w:rsidRPr="00C61938" w:rsidRDefault="00984543">
      <w:pPr>
        <w:spacing w:before="240" w:after="240" w:line="360" w:lineRule="auto"/>
        <w:jc w:val="both"/>
        <w:rPr>
          <w:color w:val="000000" w:themeColor="text1"/>
          <w:lang w:val="en-GB"/>
        </w:rPr>
      </w:pPr>
      <w:r w:rsidRPr="00C61938">
        <w:rPr>
          <w:color w:val="000000" w:themeColor="text1"/>
          <w:lang w:val="en-GB"/>
        </w:rPr>
        <w:t xml:space="preserve">The overall assessment of the legal situation shows a clear picture in this survey. Only </w:t>
      </w:r>
      <w:commentRangeStart w:id="86"/>
      <w:r w:rsidRPr="00C61938">
        <w:rPr>
          <w:color w:val="000000" w:themeColor="text1"/>
          <w:lang w:val="en-GB"/>
        </w:rPr>
        <w:t>19</w:t>
      </w:r>
      <w:commentRangeEnd w:id="86"/>
      <w:r w:rsidRPr="00984543">
        <w:rPr>
          <w:color w:val="000000" w:themeColor="text1"/>
        </w:rPr>
        <w:commentReference w:id="86"/>
      </w:r>
      <w:r w:rsidRPr="00C61938">
        <w:rPr>
          <w:color w:val="000000" w:themeColor="text1"/>
          <w:lang w:val="en-GB"/>
        </w:rPr>
        <w:t xml:space="preserve"> to 32 % percent believed that telemedical information is legal, whereas 33 to 43% answered that it is not in accordance with the legal requirements. As already mentioned, a very large </w:t>
      </w:r>
      <w:r w:rsidRPr="00C61938">
        <w:rPr>
          <w:color w:val="000000" w:themeColor="text1"/>
          <w:lang w:val="en-GB"/>
        </w:rPr>
        <w:lastRenderedPageBreak/>
        <w:t xml:space="preserve">proportion of respondents are unclear about the legal regulation (35 - 39 %), regardless of the severity of the procedure or repeat anaesthesia. </w:t>
      </w:r>
    </w:p>
    <w:p w14:paraId="3B79C6BC" w14:textId="77777777" w:rsidR="00F879B8" w:rsidRPr="00C61938" w:rsidRDefault="00984543">
      <w:pPr>
        <w:spacing w:before="240" w:after="240" w:line="360" w:lineRule="auto"/>
        <w:jc w:val="both"/>
        <w:rPr>
          <w:i/>
          <w:color w:val="000000" w:themeColor="text1"/>
          <w:lang w:val="en-GB"/>
        </w:rPr>
      </w:pPr>
      <w:r w:rsidRPr="00C61938">
        <w:rPr>
          <w:i/>
          <w:color w:val="000000" w:themeColor="text1"/>
          <w:lang w:val="en-GB"/>
        </w:rPr>
        <w:t>Legal basis of informed consent</w:t>
      </w:r>
    </w:p>
    <w:p w14:paraId="49C9E154" w14:textId="429D63FC" w:rsidR="00F879B8" w:rsidRPr="00C61938" w:rsidRDefault="00984543">
      <w:pPr>
        <w:spacing w:before="240" w:after="240" w:line="360" w:lineRule="auto"/>
        <w:jc w:val="both"/>
        <w:rPr>
          <w:color w:val="000000" w:themeColor="text1"/>
          <w:lang w:val="en-GB"/>
        </w:rPr>
      </w:pPr>
      <w:r w:rsidRPr="00C61938">
        <w:rPr>
          <w:color w:val="000000" w:themeColor="text1"/>
          <w:lang w:val="en-GB"/>
        </w:rPr>
        <w:t xml:space="preserve">The reason for face to face or telemedical education is to achieve an informed consent with the patient for the planned medical procedure. But informed consent is not a requirement for anaesthesia or medical interventions itself. It is based on the right to self-determination enshrined in the constitutions, in Germany, for example, in Articles 1 I 2 II </w:t>
      </w:r>
      <w:proofErr w:type="spellStart"/>
      <w:r w:rsidRPr="00C61938">
        <w:rPr>
          <w:color w:val="000000" w:themeColor="text1"/>
          <w:lang w:val="en-GB"/>
        </w:rPr>
        <w:t>Grundgesetz</w:t>
      </w:r>
      <w:proofErr w:type="spellEnd"/>
      <w:r w:rsidRPr="00C61938">
        <w:rPr>
          <w:color w:val="000000" w:themeColor="text1"/>
          <w:lang w:val="en-GB"/>
        </w:rPr>
        <w:t xml:space="preserve">. (Constitution). Information by telephone before routine procedures is </w:t>
      </w:r>
      <w:r w:rsidR="00810D0A">
        <w:rPr>
          <w:color w:val="000000" w:themeColor="text1"/>
          <w:lang w:val="en-GB"/>
        </w:rPr>
        <w:t>possible</w:t>
      </w:r>
      <w:r w:rsidRPr="00C61938">
        <w:rPr>
          <w:color w:val="000000" w:themeColor="text1"/>
          <w:lang w:val="en-GB"/>
        </w:rPr>
        <w:t xml:space="preserve">, as is information on the day of the operation before outpatient procedures. (H. </w:t>
      </w:r>
      <w:proofErr w:type="spellStart"/>
      <w:r w:rsidRPr="00C61938">
        <w:rPr>
          <w:color w:val="000000" w:themeColor="text1"/>
          <w:lang w:val="en-GB"/>
        </w:rPr>
        <w:t>Bürkle</w:t>
      </w:r>
      <w:proofErr w:type="spellEnd"/>
      <w:r w:rsidRPr="00C61938">
        <w:rPr>
          <w:color w:val="000000" w:themeColor="text1"/>
          <w:lang w:val="en-GB"/>
        </w:rPr>
        <w:t xml:space="preserve">, </w:t>
      </w:r>
      <w:commentRangeStart w:id="87"/>
      <w:commentRangeStart w:id="88"/>
      <w:proofErr w:type="spellStart"/>
      <w:r w:rsidRPr="00C61938">
        <w:rPr>
          <w:color w:val="000000" w:themeColor="text1"/>
          <w:lang w:val="en-GB"/>
        </w:rPr>
        <w:t>Patientenaufklärung</w:t>
      </w:r>
      <w:proofErr w:type="spellEnd"/>
      <w:r w:rsidRPr="00C61938">
        <w:rPr>
          <w:color w:val="000000" w:themeColor="text1"/>
          <w:lang w:val="en-GB"/>
        </w:rPr>
        <w:t xml:space="preserve"> in der </w:t>
      </w:r>
      <w:proofErr w:type="spellStart"/>
      <w:r w:rsidRPr="00C61938">
        <w:rPr>
          <w:color w:val="000000" w:themeColor="text1"/>
          <w:lang w:val="en-GB"/>
        </w:rPr>
        <w:t>Anästhesiologie</w:t>
      </w:r>
      <w:proofErr w:type="spellEnd"/>
      <w:r w:rsidRPr="00C61938">
        <w:rPr>
          <w:color w:val="000000" w:themeColor="text1"/>
          <w:lang w:val="en-GB"/>
        </w:rPr>
        <w:t xml:space="preserve"> 2018)</w:t>
      </w:r>
    </w:p>
    <w:p w14:paraId="60D634D9" w14:textId="0AC18DDB" w:rsidR="00F879B8" w:rsidRPr="00C61938" w:rsidRDefault="00984543">
      <w:pPr>
        <w:spacing w:before="240" w:after="240" w:line="360" w:lineRule="auto"/>
        <w:jc w:val="both"/>
        <w:rPr>
          <w:color w:val="000000" w:themeColor="text1"/>
          <w:lang w:val="en-GB"/>
        </w:rPr>
      </w:pPr>
      <w:r w:rsidRPr="00C61938">
        <w:rPr>
          <w:color w:val="000000" w:themeColor="text1"/>
          <w:lang w:val="en-GB"/>
        </w:rPr>
        <w:t xml:space="preserve">In some EU countries, telemedicine is now regulated by law: I e in Sweden, the law of Freedom-of-Choice (Lag om </w:t>
      </w:r>
      <w:proofErr w:type="spellStart"/>
      <w:r w:rsidRPr="00C61938">
        <w:rPr>
          <w:color w:val="000000" w:themeColor="text1"/>
          <w:lang w:val="en-GB"/>
        </w:rPr>
        <w:t>Valfrihetssystem</w:t>
      </w:r>
      <w:proofErr w:type="spellEnd"/>
      <w:r w:rsidRPr="00C61938">
        <w:rPr>
          <w:color w:val="000000" w:themeColor="text1"/>
          <w:lang w:val="en-GB"/>
        </w:rPr>
        <w:t>, LOV, 2019) forms the legal basis for telemedicine. Telemedicine doctors can establish their services anywhere as long as they fulfil the Swedish regulation for health care providers [10].</w:t>
      </w:r>
      <w:ins w:id="89" w:author="Dishalen Cudian" w:date="2022-05-25T20:39:00Z">
        <w:r w:rsidR="009C105A">
          <w:rPr>
            <w:color w:val="000000" w:themeColor="text1"/>
            <w:lang w:val="en-GB"/>
          </w:rPr>
          <w:t xml:space="preserve"> </w:t>
        </w:r>
      </w:ins>
    </w:p>
    <w:p w14:paraId="14B640CD" w14:textId="49E7B9BC" w:rsidR="00F879B8" w:rsidRPr="00C61938" w:rsidRDefault="00984543">
      <w:pPr>
        <w:spacing w:before="240" w:after="240" w:line="360" w:lineRule="auto"/>
        <w:jc w:val="both"/>
        <w:rPr>
          <w:color w:val="000000" w:themeColor="text1"/>
          <w:lang w:val="en-GB"/>
        </w:rPr>
      </w:pPr>
      <w:r w:rsidRPr="00C61938">
        <w:rPr>
          <w:color w:val="000000" w:themeColor="text1"/>
          <w:lang w:val="en-GB"/>
        </w:rPr>
        <w:t xml:space="preserve">In the Netherlands, patients' rights are governed by the Treatment Contract Act (Wet </w:t>
      </w:r>
      <w:proofErr w:type="spellStart"/>
      <w:r w:rsidRPr="00C61938">
        <w:rPr>
          <w:color w:val="000000" w:themeColor="text1"/>
          <w:lang w:val="en-GB"/>
        </w:rPr>
        <w:t>geneeskundige</w:t>
      </w:r>
      <w:proofErr w:type="spellEnd"/>
      <w:r w:rsidRPr="00C61938">
        <w:rPr>
          <w:color w:val="000000" w:themeColor="text1"/>
          <w:lang w:val="en-GB"/>
        </w:rPr>
        <w:t xml:space="preserve"> </w:t>
      </w:r>
      <w:proofErr w:type="spellStart"/>
      <w:r w:rsidRPr="00C61938">
        <w:rPr>
          <w:color w:val="000000" w:themeColor="text1"/>
          <w:lang w:val="en-GB"/>
        </w:rPr>
        <w:t>behandelingsovereenkomst</w:t>
      </w:r>
      <w:proofErr w:type="spellEnd"/>
      <w:r w:rsidRPr="00C61938">
        <w:rPr>
          <w:color w:val="000000" w:themeColor="text1"/>
          <w:lang w:val="en-GB"/>
        </w:rPr>
        <w:t xml:space="preserve">, WGBO) which is part of Book 7 (Special Contracts) of the Dutch Civil Code (NBW). The WGBO obliges the physician to inform the patient in a clear manner ("op </w:t>
      </w:r>
      <w:proofErr w:type="spellStart"/>
      <w:r w:rsidRPr="00C61938">
        <w:rPr>
          <w:color w:val="000000" w:themeColor="text1"/>
          <w:lang w:val="en-GB"/>
        </w:rPr>
        <w:t>duidelijke</w:t>
      </w:r>
      <w:proofErr w:type="spellEnd"/>
      <w:r w:rsidRPr="00C61938">
        <w:rPr>
          <w:color w:val="000000" w:themeColor="text1"/>
          <w:lang w:val="en-GB"/>
        </w:rPr>
        <w:t xml:space="preserve"> </w:t>
      </w:r>
      <w:proofErr w:type="spellStart"/>
      <w:r w:rsidRPr="00C61938">
        <w:rPr>
          <w:color w:val="000000" w:themeColor="text1"/>
          <w:lang w:val="en-GB"/>
        </w:rPr>
        <w:t>wijz</w:t>
      </w:r>
      <w:proofErr w:type="spellEnd"/>
      <w:r w:rsidRPr="00C61938">
        <w:rPr>
          <w:color w:val="000000" w:themeColor="text1"/>
          <w:lang w:val="en-GB"/>
        </w:rPr>
        <w:t>"), in writing if desired, about the examinations and treatments envisaged and treatments (Art. 7:</w:t>
      </w:r>
      <w:commentRangeStart w:id="90"/>
      <w:r w:rsidRPr="00C61938">
        <w:rPr>
          <w:color w:val="000000" w:themeColor="text1"/>
          <w:lang w:val="en-GB"/>
        </w:rPr>
        <w:t>448 para. 1</w:t>
      </w:r>
      <w:commentRangeEnd w:id="90"/>
      <w:r w:rsidR="006C114C">
        <w:rPr>
          <w:rStyle w:val="CommentReference"/>
        </w:rPr>
        <w:commentReference w:id="90"/>
      </w:r>
      <w:r w:rsidRPr="00C61938">
        <w:rPr>
          <w:color w:val="000000" w:themeColor="text1"/>
          <w:lang w:val="en-GB"/>
        </w:rPr>
        <w:t xml:space="preserve"> </w:t>
      </w:r>
      <w:del w:id="91" w:author="Wietasch, JKG (anest)" w:date="2022-05-29T23:20:00Z">
        <w:r w:rsidRPr="00C61938" w:rsidDel="006C114C">
          <w:rPr>
            <w:color w:val="000000" w:themeColor="text1"/>
            <w:lang w:val="en-GB"/>
          </w:rPr>
          <w:delText>N</w:delText>
        </w:r>
      </w:del>
      <w:r w:rsidRPr="00C61938">
        <w:rPr>
          <w:color w:val="000000" w:themeColor="text1"/>
          <w:lang w:val="en-GB"/>
        </w:rPr>
        <w:t xml:space="preserve">BW) [11]. Here, </w:t>
      </w:r>
      <w:proofErr w:type="spellStart"/>
      <w:r w:rsidRPr="00C61938">
        <w:rPr>
          <w:color w:val="000000" w:themeColor="text1"/>
          <w:lang w:val="en-GB"/>
        </w:rPr>
        <w:t>anaesthesiological</w:t>
      </w:r>
      <w:proofErr w:type="spellEnd"/>
      <w:r w:rsidRPr="00C61938">
        <w:rPr>
          <w:color w:val="000000" w:themeColor="text1"/>
          <w:lang w:val="en-GB"/>
        </w:rPr>
        <w:t xml:space="preserve"> education without </w:t>
      </w:r>
      <w:commentRangeStart w:id="92"/>
      <w:r w:rsidRPr="00C61938">
        <w:rPr>
          <w:color w:val="000000" w:themeColor="text1"/>
          <w:lang w:val="en-GB"/>
        </w:rPr>
        <w:t>physical contact dominates the clinical routine.</w:t>
      </w:r>
      <w:commentRangeEnd w:id="92"/>
      <w:r w:rsidR="00854119">
        <w:rPr>
          <w:rStyle w:val="CommentReference"/>
        </w:rPr>
        <w:commentReference w:id="92"/>
      </w:r>
      <w:commentRangeEnd w:id="87"/>
      <w:r w:rsidR="000C2B72">
        <w:rPr>
          <w:rStyle w:val="CommentReference"/>
        </w:rPr>
        <w:commentReference w:id="87"/>
      </w:r>
      <w:commentRangeEnd w:id="88"/>
      <w:r w:rsidR="0050635F">
        <w:rPr>
          <w:rStyle w:val="CommentReference"/>
        </w:rPr>
        <w:commentReference w:id="88"/>
      </w:r>
    </w:p>
    <w:p w14:paraId="2EE0B564" w14:textId="11985BA5" w:rsidR="00F879B8" w:rsidRPr="00C61938" w:rsidRDefault="00984543">
      <w:pPr>
        <w:spacing w:before="240" w:after="240" w:line="360" w:lineRule="auto"/>
        <w:jc w:val="both"/>
        <w:rPr>
          <w:color w:val="000000" w:themeColor="text1"/>
          <w:lang w:val="en-GB"/>
        </w:rPr>
      </w:pPr>
      <w:r w:rsidRPr="00C61938">
        <w:rPr>
          <w:color w:val="000000" w:themeColor="text1"/>
          <w:lang w:val="en-GB"/>
        </w:rPr>
        <w:t>Health care is the responsibility of individual member states and has no uniform Europe-wide regulation. Specific legal regulations for the use and handling of telemedicine are lacking in many countries, and harmonisation across the EU is often described as unfeasible, also because of data protection problems [9].</w:t>
      </w:r>
      <w:ins w:id="93" w:author="Dishalen Cudian" w:date="2022-05-25T20:41:00Z">
        <w:r w:rsidR="009C105A">
          <w:rPr>
            <w:color w:val="000000" w:themeColor="text1"/>
            <w:lang w:val="en-GB"/>
          </w:rPr>
          <w:t xml:space="preserve"> As of the time of writing of this article, the European Union is taking a first but giant step towards the unification of data exchange sys</w:t>
        </w:r>
      </w:ins>
      <w:ins w:id="94" w:author="Dishalen Cudian" w:date="2022-05-25T20:42:00Z">
        <w:r w:rsidR="009C105A">
          <w:rPr>
            <w:color w:val="000000" w:themeColor="text1"/>
            <w:lang w:val="en-GB"/>
          </w:rPr>
          <w:t xml:space="preserve">tems through the creation of the European Data Health Space, first brought to light on the </w:t>
        </w:r>
        <w:commentRangeStart w:id="95"/>
        <w:r w:rsidR="009C105A">
          <w:rPr>
            <w:color w:val="000000" w:themeColor="text1"/>
            <w:lang w:val="en-GB"/>
          </w:rPr>
          <w:t xml:space="preserve">03.05.2022 </w:t>
        </w:r>
      </w:ins>
      <w:commentRangeEnd w:id="95"/>
      <w:r w:rsidR="00E276A2">
        <w:rPr>
          <w:rStyle w:val="CommentReference"/>
        </w:rPr>
        <w:commentReference w:id="95"/>
      </w:r>
      <w:ins w:id="96" w:author="Dishalen Cudian" w:date="2022-05-25T20:42:00Z">
        <w:r w:rsidR="009C105A">
          <w:rPr>
            <w:color w:val="000000" w:themeColor="text1"/>
            <w:lang w:val="en-GB"/>
          </w:rPr>
          <w:t xml:space="preserve">which is geared to empower the growth and expansion of telemedicine </w:t>
        </w:r>
      </w:ins>
      <w:ins w:id="97" w:author="Dishalen Cudian" w:date="2022-05-25T20:43:00Z">
        <w:r w:rsidR="009C105A">
          <w:rPr>
            <w:color w:val="000000" w:themeColor="text1"/>
            <w:lang w:val="en-GB"/>
          </w:rPr>
          <w:t xml:space="preserve">through the </w:t>
        </w:r>
      </w:ins>
      <w:ins w:id="98" w:author="Dishalen Cudian" w:date="2022-05-25T20:44:00Z">
        <w:r w:rsidR="009C105A">
          <w:rPr>
            <w:color w:val="000000" w:themeColor="text1"/>
            <w:lang w:val="en-GB"/>
          </w:rPr>
          <w:t>emanation of a true European network for data exchange thus facilitating the integration of practices such as digital online informed consent.</w:t>
        </w:r>
      </w:ins>
    </w:p>
    <w:p w14:paraId="7D9B8AA7" w14:textId="77777777" w:rsidR="00F879B8" w:rsidRPr="00C61938" w:rsidRDefault="00984543">
      <w:pPr>
        <w:spacing w:before="240" w:after="240" w:line="360" w:lineRule="auto"/>
        <w:jc w:val="both"/>
        <w:rPr>
          <w:color w:val="000000" w:themeColor="text1"/>
          <w:lang w:val="en-GB"/>
        </w:rPr>
      </w:pPr>
      <w:r w:rsidRPr="00C61938">
        <w:rPr>
          <w:color w:val="000000" w:themeColor="text1"/>
          <w:lang w:val="en-GB"/>
        </w:rPr>
        <w:t xml:space="preserve">Looking at the time frame in most cases, the patient is informed at least one day before a procedure; this applies to simple and complex procedures (67.1 % vs. 85.2 %). Here, an alternative would be to provide information via the Internet as a video consultation, for example, and to personally call in only those patients for whom additional examinations are </w:t>
      </w:r>
      <w:r w:rsidRPr="00C61938">
        <w:rPr>
          <w:color w:val="000000" w:themeColor="text1"/>
          <w:lang w:val="en-GB"/>
        </w:rPr>
        <w:lastRenderedPageBreak/>
        <w:t xml:space="preserve">really necessary or cannot be performed by the general practitioner. This could save costs and possibly save the patient a long journey as well as may reduce the risk of nosocomial infections. </w:t>
      </w:r>
    </w:p>
    <w:p w14:paraId="532313E4" w14:textId="77777777" w:rsidR="00F879B8" w:rsidRPr="00C61938" w:rsidRDefault="00984543">
      <w:pPr>
        <w:spacing w:before="240" w:after="240" w:line="360" w:lineRule="auto"/>
        <w:jc w:val="both"/>
        <w:rPr>
          <w:color w:val="000000" w:themeColor="text1"/>
          <w:lang w:val="en-GB"/>
        </w:rPr>
      </w:pPr>
      <w:r w:rsidRPr="00C61938">
        <w:rPr>
          <w:color w:val="000000" w:themeColor="text1"/>
          <w:lang w:val="en-GB"/>
        </w:rPr>
        <w:t>The increasing proportion of responses to see the patient at least 2 days before complex procedures is not surprising in that there may be a need for further diagnostics or general preparation.</w:t>
      </w:r>
    </w:p>
    <w:p w14:paraId="03BEE8F9" w14:textId="77777777" w:rsidR="00F879B8" w:rsidRPr="00C61938" w:rsidRDefault="00984543">
      <w:pPr>
        <w:spacing w:before="240" w:after="240" w:line="360" w:lineRule="auto"/>
        <w:jc w:val="both"/>
        <w:rPr>
          <w:color w:val="000000" w:themeColor="text1"/>
          <w:lang w:val="en-GB"/>
        </w:rPr>
      </w:pPr>
      <w:r w:rsidRPr="00C61938">
        <w:rPr>
          <w:color w:val="000000" w:themeColor="text1"/>
          <w:lang w:val="en-GB"/>
        </w:rPr>
        <w:t>When it comes to the question of who is responsible for anaesthesia education, the consultants predominate in the overall comparison and only in exceptional cases are anaesthesia technicians or nurses involved. However, it is interesting that this also occurs and seems to be legally permitted in some countries.</w:t>
      </w:r>
    </w:p>
    <w:p w14:paraId="4DFC5573" w14:textId="77777777" w:rsidR="00F879B8" w:rsidRPr="00C61938" w:rsidRDefault="00F879B8">
      <w:pPr>
        <w:spacing w:before="240" w:after="240" w:line="360" w:lineRule="auto"/>
        <w:jc w:val="both"/>
        <w:rPr>
          <w:color w:val="000000" w:themeColor="text1"/>
          <w:lang w:val="en-GB"/>
        </w:rPr>
      </w:pPr>
    </w:p>
    <w:p w14:paraId="6466F112" w14:textId="77777777" w:rsidR="00F879B8" w:rsidRPr="00C61938" w:rsidRDefault="00984543">
      <w:pPr>
        <w:spacing w:before="240" w:after="240" w:line="360" w:lineRule="auto"/>
        <w:jc w:val="both"/>
        <w:rPr>
          <w:color w:val="000000" w:themeColor="text1"/>
          <w:lang w:val="en-GB"/>
        </w:rPr>
      </w:pPr>
      <w:r w:rsidRPr="00C61938">
        <w:rPr>
          <w:color w:val="000000" w:themeColor="text1"/>
          <w:lang w:val="en-GB"/>
        </w:rPr>
        <w:t xml:space="preserve">Even though the potential advantages of using telemedicine were positively assessed in the survey, especially with regard to less stress and reduced waiting times, the </w:t>
      </w:r>
      <w:commentRangeStart w:id="99"/>
      <w:r w:rsidRPr="00C61938">
        <w:rPr>
          <w:color w:val="000000" w:themeColor="text1"/>
          <w:lang w:val="en-GB"/>
        </w:rPr>
        <w:t>wish for the future,</w:t>
      </w:r>
      <w:commentRangeEnd w:id="99"/>
      <w:r w:rsidRPr="00984543">
        <w:rPr>
          <w:color w:val="000000" w:themeColor="text1"/>
        </w:rPr>
        <w:commentReference w:id="99"/>
      </w:r>
      <w:r w:rsidRPr="00C61938">
        <w:rPr>
          <w:color w:val="000000" w:themeColor="text1"/>
          <w:lang w:val="en-GB"/>
        </w:rPr>
        <w:t xml:space="preserve"> however, is still to carry out face-to-face patient information. This also did not differ between the countries with high, medium or low GDP, and might have been expected in the second year of the pandemic (status of the survey 2021). The assessment in this regard may also be due to the fact that the legitimacy of pure remote information of the patient is so often doubted. </w:t>
      </w:r>
    </w:p>
    <w:p w14:paraId="5C3B26A4" w14:textId="77777777" w:rsidR="00F879B8" w:rsidRPr="00C61938" w:rsidRDefault="00984543">
      <w:pPr>
        <w:spacing w:before="240" w:after="240" w:line="360" w:lineRule="auto"/>
        <w:jc w:val="both"/>
        <w:rPr>
          <w:color w:val="000000" w:themeColor="text1"/>
          <w:lang w:val="en-GB"/>
        </w:rPr>
      </w:pPr>
      <w:r w:rsidRPr="00C61938">
        <w:rPr>
          <w:color w:val="000000" w:themeColor="text1"/>
          <w:lang w:val="en-GB"/>
        </w:rPr>
        <w:t>The statement of 35 - 38.8s % percent of the respondents that they are unsure about the legal framework conditions or even fear that it is illegal especially catches the eye.</w:t>
      </w:r>
    </w:p>
    <w:p w14:paraId="64463904" w14:textId="2B11924A" w:rsidR="00F879B8" w:rsidRPr="00C61938" w:rsidRDefault="00984543">
      <w:pPr>
        <w:spacing w:before="240" w:after="240" w:line="360" w:lineRule="auto"/>
        <w:jc w:val="both"/>
        <w:rPr>
          <w:color w:val="000000" w:themeColor="text1"/>
          <w:lang w:val="en-GB"/>
        </w:rPr>
      </w:pPr>
      <w:commentRangeStart w:id="100"/>
      <w:commentRangeStart w:id="101"/>
      <w:r w:rsidRPr="00C61938">
        <w:rPr>
          <w:color w:val="000000" w:themeColor="text1"/>
          <w:lang w:val="en-GB"/>
        </w:rPr>
        <w:t xml:space="preserve">Of course, </w:t>
      </w:r>
      <w:del w:id="102" w:author="Coburn, Mark" w:date="2022-05-24T11:59:00Z">
        <w:r w:rsidRPr="00C61938" w:rsidDel="00810D0A">
          <w:rPr>
            <w:color w:val="000000" w:themeColor="text1"/>
            <w:lang w:val="en-GB"/>
          </w:rPr>
          <w:delText>as we could already see in the first publication of the survey</w:delText>
        </w:r>
      </w:del>
      <w:r w:rsidRPr="00C61938">
        <w:rPr>
          <w:color w:val="000000" w:themeColor="text1"/>
          <w:lang w:val="en-GB"/>
        </w:rPr>
        <w:t xml:space="preserve">, fears are also expressed regarding trust, contact and the lack of preoperative observation of the patient [7]. However, if a clear legal framework could be created for the physician that legitimised telemedical information, many patient groups could benefit from this. </w:t>
      </w:r>
      <w:commentRangeEnd w:id="100"/>
      <w:r w:rsidR="00817070">
        <w:rPr>
          <w:rStyle w:val="CommentReference"/>
        </w:rPr>
        <w:commentReference w:id="100"/>
      </w:r>
      <w:commentRangeEnd w:id="101"/>
      <w:r w:rsidR="00B739C3">
        <w:rPr>
          <w:rStyle w:val="CommentReference"/>
        </w:rPr>
        <w:commentReference w:id="101"/>
      </w:r>
      <w:r w:rsidRPr="00C61938">
        <w:rPr>
          <w:color w:val="000000" w:themeColor="text1"/>
          <w:lang w:val="en-GB"/>
        </w:rPr>
        <w:t xml:space="preserve">In the age of increasing digitalization, it should be legally possible to </w:t>
      </w:r>
      <w:r w:rsidR="0055496E">
        <w:rPr>
          <w:color w:val="000000" w:themeColor="text1"/>
          <w:lang w:val="en-GB"/>
        </w:rPr>
        <w:t>bring</w:t>
      </w:r>
      <w:r w:rsidR="0055496E" w:rsidRPr="00C61938">
        <w:rPr>
          <w:color w:val="000000" w:themeColor="text1"/>
          <w:lang w:val="en-GB"/>
        </w:rPr>
        <w:t xml:space="preserve"> </w:t>
      </w:r>
      <w:r w:rsidRPr="00C61938">
        <w:rPr>
          <w:color w:val="000000" w:themeColor="text1"/>
          <w:lang w:val="en-GB"/>
        </w:rPr>
        <w:t>online medical consultations on an equal footing with face-to-face consultations. In cases of doubt, of course, the attending physician decides in consultation with the patient which procedure is most appropriate. In addition, personal contact should always be offered to the patient upon request, especially since many elderly patients may also lack access to technical media. In conclusion, legal pitfalls should not be an unnecessary obstacle here in times when communication via computers or smartphones has become the norm in many other areas of everyday life.</w:t>
      </w:r>
    </w:p>
    <w:p w14:paraId="75064DAE" w14:textId="77777777" w:rsidR="00F879B8" w:rsidRPr="00C61938" w:rsidRDefault="00984543">
      <w:pPr>
        <w:spacing w:before="240" w:after="240" w:line="360" w:lineRule="auto"/>
        <w:jc w:val="both"/>
        <w:rPr>
          <w:b/>
          <w:color w:val="000000" w:themeColor="text1"/>
          <w:lang w:val="en-GB"/>
        </w:rPr>
      </w:pPr>
      <w:r w:rsidRPr="00C61938">
        <w:rPr>
          <w:b/>
          <w:color w:val="000000" w:themeColor="text1"/>
          <w:lang w:val="en-GB"/>
        </w:rPr>
        <w:t>Strength and Limitations</w:t>
      </w:r>
    </w:p>
    <w:p w14:paraId="0DDEF663" w14:textId="0A726FA3" w:rsidR="00F879B8" w:rsidRPr="00C61938" w:rsidRDefault="00984543">
      <w:pPr>
        <w:spacing w:before="240" w:after="240" w:line="360" w:lineRule="auto"/>
        <w:jc w:val="both"/>
        <w:rPr>
          <w:color w:val="000000" w:themeColor="text1"/>
          <w:lang w:val="en-GB"/>
        </w:rPr>
      </w:pPr>
      <w:commentRangeStart w:id="103"/>
      <w:commentRangeStart w:id="104"/>
      <w:r w:rsidRPr="00C61938">
        <w:rPr>
          <w:color w:val="000000" w:themeColor="text1"/>
          <w:lang w:val="en-GB"/>
        </w:rPr>
        <w:lastRenderedPageBreak/>
        <w:t xml:space="preserve">This questionnaire was sent out to 42,433 active ESAIC members in </w:t>
      </w:r>
      <w:r w:rsidR="0050635F" w:rsidRPr="0050635F">
        <w:rPr>
          <w:color w:val="000000" w:themeColor="text1"/>
          <w:lang w:val="en-GB"/>
        </w:rPr>
        <w:t>47</w:t>
      </w:r>
      <w:r w:rsidR="0084539A">
        <w:rPr>
          <w:color w:val="000000" w:themeColor="text1"/>
          <w:lang w:val="en-GB"/>
        </w:rPr>
        <w:t xml:space="preserve"> </w:t>
      </w:r>
      <w:r w:rsidRPr="00C61938">
        <w:rPr>
          <w:color w:val="000000" w:themeColor="text1"/>
          <w:lang w:val="en-GB"/>
        </w:rPr>
        <w:t>countries. The response rate was just 2.2%, with 930 responses and was not equally distributed across all countries, but nevertheless, anaesthesiologists from 47 different nations were obtained.</w:t>
      </w:r>
      <w:commentRangeEnd w:id="103"/>
      <w:r w:rsidR="00C148C1">
        <w:rPr>
          <w:rStyle w:val="CommentReference"/>
        </w:rPr>
        <w:commentReference w:id="103"/>
      </w:r>
      <w:commentRangeEnd w:id="104"/>
      <w:r w:rsidR="0084539A">
        <w:rPr>
          <w:rStyle w:val="CommentReference"/>
        </w:rPr>
        <w:commentReference w:id="104"/>
      </w:r>
    </w:p>
    <w:p w14:paraId="3D9EF647" w14:textId="2E47D176" w:rsidR="00F879B8" w:rsidRPr="00C61938" w:rsidRDefault="00984543">
      <w:pPr>
        <w:spacing w:before="240" w:after="240" w:line="360" w:lineRule="auto"/>
        <w:jc w:val="both"/>
        <w:rPr>
          <w:color w:val="000000" w:themeColor="text1"/>
          <w:lang w:val="en-GB"/>
        </w:rPr>
      </w:pPr>
      <w:r w:rsidRPr="00C61938">
        <w:rPr>
          <w:color w:val="000000" w:themeColor="text1"/>
          <w:lang w:val="en-GB"/>
        </w:rPr>
        <w:t xml:space="preserve">Furthermore, although the questionnaire was designed with maximum care by experienced clinical and research anaesthesiologists, response bias may have arisen. As the questionnaire was only sent out once by ESAIC, there was </w:t>
      </w:r>
      <w:r w:rsidR="009C105A">
        <w:rPr>
          <w:color w:val="000000" w:themeColor="text1"/>
          <w:lang w:val="en-GB"/>
        </w:rPr>
        <w:t>no</w:t>
      </w:r>
      <w:r w:rsidRPr="00C61938">
        <w:rPr>
          <w:color w:val="000000" w:themeColor="text1"/>
          <w:lang w:val="en-GB"/>
        </w:rPr>
        <w:t xml:space="preserve"> possibility of </w:t>
      </w:r>
      <w:commentRangeStart w:id="105"/>
      <w:r w:rsidRPr="00C61938">
        <w:rPr>
          <w:color w:val="000000" w:themeColor="text1"/>
          <w:lang w:val="en-GB"/>
        </w:rPr>
        <w:t>pre-testing in order to evaluate a possible bias effect of primer questions. Thus, the validity of the results found could be limited because of induced question-order effects</w:t>
      </w:r>
      <w:commentRangeEnd w:id="105"/>
      <w:r w:rsidR="005672D2">
        <w:rPr>
          <w:rStyle w:val="CommentReference"/>
        </w:rPr>
        <w:commentReference w:id="105"/>
      </w:r>
      <w:r w:rsidRPr="00C61938">
        <w:rPr>
          <w:color w:val="000000" w:themeColor="text1"/>
          <w:lang w:val="en-GB"/>
        </w:rPr>
        <w:t>. However, the survey was performed completely anonymously without any human contact and so socially desirable responses and interviewer bias should not be a concern.</w:t>
      </w:r>
    </w:p>
    <w:p w14:paraId="165AD21E" w14:textId="77777777" w:rsidR="00F879B8" w:rsidRPr="00C61938" w:rsidRDefault="00984543">
      <w:pPr>
        <w:spacing w:before="240" w:after="240" w:line="360" w:lineRule="auto"/>
        <w:jc w:val="both"/>
        <w:rPr>
          <w:b/>
          <w:color w:val="000000" w:themeColor="text1"/>
          <w:lang w:val="en-GB"/>
        </w:rPr>
      </w:pPr>
      <w:r w:rsidRPr="00C61938">
        <w:rPr>
          <w:b/>
          <w:color w:val="000000" w:themeColor="text1"/>
          <w:lang w:val="en-GB"/>
        </w:rPr>
        <w:t>Conclusion</w:t>
      </w:r>
    </w:p>
    <w:p w14:paraId="353B97F3" w14:textId="77777777" w:rsidR="00F879B8" w:rsidRPr="00C61938" w:rsidRDefault="00984543">
      <w:pPr>
        <w:spacing w:before="240" w:after="240" w:line="360" w:lineRule="auto"/>
        <w:jc w:val="both"/>
        <w:rPr>
          <w:color w:val="000000" w:themeColor="text1"/>
          <w:lang w:val="en-GB"/>
        </w:rPr>
      </w:pPr>
      <w:r w:rsidRPr="00C61938">
        <w:rPr>
          <w:color w:val="000000" w:themeColor="text1"/>
          <w:lang w:val="en-GB"/>
        </w:rPr>
        <w:t>Our survey was able to shed light on how differently the use of telemedicine support in the field of anaesthesia is handled in Europe, even though many professional societies have been recommending it for years (</w:t>
      </w:r>
      <w:proofErr w:type="spellStart"/>
      <w:r w:rsidRPr="00C61938">
        <w:rPr>
          <w:color w:val="000000" w:themeColor="text1"/>
          <w:lang w:val="en-GB"/>
        </w:rPr>
        <w:t>Quellen</w:t>
      </w:r>
      <w:proofErr w:type="spellEnd"/>
      <w:r w:rsidRPr="00C61938">
        <w:rPr>
          <w:color w:val="000000" w:themeColor="text1"/>
          <w:lang w:val="en-GB"/>
        </w:rPr>
        <w:t>).</w:t>
      </w:r>
    </w:p>
    <w:p w14:paraId="4A4110F4" w14:textId="77777777" w:rsidR="00F879B8" w:rsidRPr="00C61938" w:rsidRDefault="00984543">
      <w:pPr>
        <w:spacing w:before="240" w:after="240" w:line="360" w:lineRule="auto"/>
        <w:jc w:val="both"/>
        <w:rPr>
          <w:color w:val="000000" w:themeColor="text1"/>
          <w:lang w:val="en-GB"/>
        </w:rPr>
      </w:pPr>
      <w:r w:rsidRPr="00C61938">
        <w:rPr>
          <w:color w:val="000000" w:themeColor="text1"/>
          <w:lang w:val="en-GB"/>
        </w:rPr>
        <w:t>The restrictive attitude may also be due to the fact that there is no clear legislation in this regard and the anaesthetist is on thin ice legally when it comes to the mere use of telemedicine media. A Europe-wide harmonisation would therefore be desirable, even if it will be difficult to implement this equally for all countries in the near future. The Covid 19 pandemic may have given an impetus here to use appropriate procedures where this is technically possible and advantageous for the patient.</w:t>
      </w:r>
    </w:p>
    <w:p w14:paraId="1A54F419" w14:textId="77777777" w:rsidR="00F879B8" w:rsidRPr="00C61938" w:rsidRDefault="00984543">
      <w:pPr>
        <w:spacing w:before="240" w:after="240" w:line="360" w:lineRule="auto"/>
        <w:jc w:val="both"/>
        <w:rPr>
          <w:color w:val="000000" w:themeColor="text1"/>
          <w:lang w:val="en-GB"/>
        </w:rPr>
      </w:pPr>
      <w:commentRangeStart w:id="106"/>
      <w:r w:rsidRPr="00C61938">
        <w:rPr>
          <w:color w:val="000000" w:themeColor="text1"/>
          <w:lang w:val="en-GB"/>
        </w:rPr>
        <w:t>It remains a promising outlook for the future, from which the health care system as a whole and many patients will be able to benefit.</w:t>
      </w:r>
    </w:p>
    <w:commentRangeEnd w:id="106"/>
    <w:p w14:paraId="482510DD" w14:textId="77777777" w:rsidR="00F879B8" w:rsidRPr="00C61938" w:rsidRDefault="0055496E">
      <w:pPr>
        <w:spacing w:before="240" w:after="240" w:line="360" w:lineRule="auto"/>
        <w:jc w:val="both"/>
        <w:rPr>
          <w:color w:val="000000" w:themeColor="text1"/>
          <w:lang w:val="en-GB"/>
        </w:rPr>
      </w:pPr>
      <w:r>
        <w:rPr>
          <w:rStyle w:val="CommentReference"/>
        </w:rPr>
        <w:commentReference w:id="106"/>
      </w:r>
    </w:p>
    <w:p w14:paraId="5104C773" w14:textId="77777777" w:rsidR="00F879B8" w:rsidRPr="00C61938" w:rsidRDefault="00F879B8">
      <w:pPr>
        <w:spacing w:before="240" w:after="240" w:line="360" w:lineRule="auto"/>
        <w:jc w:val="both"/>
        <w:rPr>
          <w:color w:val="000000" w:themeColor="text1"/>
          <w:lang w:val="en-GB"/>
        </w:rPr>
      </w:pPr>
    </w:p>
    <w:p w14:paraId="3F646676" w14:textId="77777777" w:rsidR="00F879B8" w:rsidRPr="00C61938" w:rsidRDefault="00F879B8">
      <w:pPr>
        <w:spacing w:before="240" w:after="240" w:line="360" w:lineRule="auto"/>
        <w:jc w:val="both"/>
        <w:rPr>
          <w:color w:val="000000" w:themeColor="text1"/>
          <w:lang w:val="en-GB"/>
        </w:rPr>
      </w:pPr>
    </w:p>
    <w:p w14:paraId="09BB94FD" w14:textId="77777777" w:rsidR="00F879B8" w:rsidRPr="00C61938" w:rsidRDefault="00F879B8">
      <w:pPr>
        <w:spacing w:before="240" w:after="240" w:line="360" w:lineRule="auto"/>
        <w:jc w:val="both"/>
        <w:rPr>
          <w:color w:val="000000" w:themeColor="text1"/>
          <w:lang w:val="en-GB"/>
        </w:rPr>
      </w:pPr>
    </w:p>
    <w:p w14:paraId="7C4F5266" w14:textId="77777777" w:rsidR="00F879B8" w:rsidRPr="00C61938" w:rsidRDefault="00F879B8">
      <w:pPr>
        <w:spacing w:before="240" w:after="240" w:line="360" w:lineRule="auto"/>
        <w:jc w:val="both"/>
        <w:rPr>
          <w:color w:val="000000" w:themeColor="text1"/>
          <w:lang w:val="en-GB"/>
        </w:rPr>
      </w:pPr>
    </w:p>
    <w:p w14:paraId="0A18FE81" w14:textId="77777777" w:rsidR="00F879B8" w:rsidRPr="00C61938" w:rsidRDefault="00F879B8">
      <w:pPr>
        <w:spacing w:before="240" w:after="240" w:line="360" w:lineRule="auto"/>
        <w:jc w:val="both"/>
        <w:rPr>
          <w:color w:val="000000" w:themeColor="text1"/>
          <w:lang w:val="en-GB"/>
        </w:rPr>
      </w:pPr>
    </w:p>
    <w:p w14:paraId="7BE8609E" w14:textId="77777777" w:rsidR="00F879B8" w:rsidRPr="00C61938" w:rsidRDefault="00F879B8">
      <w:pPr>
        <w:spacing w:before="240" w:after="240" w:line="360" w:lineRule="auto"/>
        <w:jc w:val="both"/>
        <w:rPr>
          <w:color w:val="000000" w:themeColor="text1"/>
          <w:lang w:val="en-GB"/>
        </w:rPr>
      </w:pPr>
    </w:p>
    <w:p w14:paraId="1CCF91B9" w14:textId="77777777" w:rsidR="00F879B8" w:rsidRPr="00C61938" w:rsidRDefault="00F879B8">
      <w:pPr>
        <w:spacing w:before="240" w:after="240" w:line="360" w:lineRule="auto"/>
        <w:jc w:val="both"/>
        <w:rPr>
          <w:color w:val="000000" w:themeColor="text1"/>
          <w:lang w:val="en-GB"/>
        </w:rPr>
      </w:pPr>
    </w:p>
    <w:p w14:paraId="621637A7" w14:textId="77777777" w:rsidR="00F879B8" w:rsidRPr="00C61938" w:rsidRDefault="00F879B8">
      <w:pPr>
        <w:spacing w:before="240" w:after="240" w:line="360" w:lineRule="auto"/>
        <w:jc w:val="both"/>
        <w:rPr>
          <w:color w:val="000000" w:themeColor="text1"/>
          <w:lang w:val="en-GB"/>
        </w:rPr>
      </w:pPr>
    </w:p>
    <w:p w14:paraId="0961EC85" w14:textId="77777777" w:rsidR="00F879B8" w:rsidRPr="00C61938" w:rsidRDefault="00F879B8">
      <w:pPr>
        <w:spacing w:before="240" w:after="240" w:line="360" w:lineRule="auto"/>
        <w:jc w:val="both"/>
        <w:rPr>
          <w:color w:val="000000" w:themeColor="text1"/>
          <w:lang w:val="en-GB"/>
        </w:rPr>
      </w:pPr>
    </w:p>
    <w:p w14:paraId="0CBB5E8B" w14:textId="77777777" w:rsidR="00F879B8" w:rsidRPr="00C61938" w:rsidRDefault="00F879B8">
      <w:pPr>
        <w:spacing w:before="240" w:after="240" w:line="360" w:lineRule="auto"/>
        <w:jc w:val="both"/>
        <w:rPr>
          <w:color w:val="000000" w:themeColor="text1"/>
          <w:lang w:val="en-GB"/>
        </w:rPr>
      </w:pPr>
    </w:p>
    <w:p w14:paraId="0B26C521" w14:textId="77777777" w:rsidR="00F879B8" w:rsidRPr="00C61938" w:rsidRDefault="00984543">
      <w:pPr>
        <w:spacing w:before="240" w:after="240" w:line="360" w:lineRule="auto"/>
        <w:jc w:val="both"/>
        <w:rPr>
          <w:b/>
          <w:color w:val="000000" w:themeColor="text1"/>
          <w:lang w:val="en-GB"/>
        </w:rPr>
      </w:pPr>
      <w:r w:rsidRPr="00C61938">
        <w:rPr>
          <w:b/>
          <w:color w:val="000000" w:themeColor="text1"/>
          <w:lang w:val="en-GB"/>
        </w:rPr>
        <w:t>Acknowledgements</w:t>
      </w:r>
    </w:p>
    <w:p w14:paraId="6965332A" w14:textId="77777777" w:rsidR="00F879B8" w:rsidRPr="00C61938" w:rsidRDefault="00984543">
      <w:pPr>
        <w:spacing w:before="240" w:after="240" w:line="360" w:lineRule="auto"/>
        <w:jc w:val="both"/>
        <w:rPr>
          <w:color w:val="000000" w:themeColor="text1"/>
          <w:lang w:val="en-GB"/>
        </w:rPr>
      </w:pPr>
      <w:r w:rsidRPr="00C61938">
        <w:rPr>
          <w:color w:val="000000" w:themeColor="text1"/>
          <w:lang w:val="en-GB"/>
        </w:rPr>
        <w:t>We thank the ESAIC for support and for distribution of the questionnaire.</w:t>
      </w:r>
    </w:p>
    <w:p w14:paraId="6A68CA97" w14:textId="77777777" w:rsidR="00F879B8" w:rsidRPr="00C61938" w:rsidRDefault="00984543">
      <w:pPr>
        <w:spacing w:before="240" w:after="240" w:line="360" w:lineRule="auto"/>
        <w:jc w:val="both"/>
        <w:rPr>
          <w:color w:val="000000" w:themeColor="text1"/>
          <w:lang w:val="en-GB"/>
        </w:rPr>
      </w:pPr>
      <w:r w:rsidRPr="00C61938">
        <w:rPr>
          <w:color w:val="000000" w:themeColor="text1"/>
          <w:lang w:val="en-GB"/>
        </w:rPr>
        <w:t xml:space="preserve">We would also like to thank Johannes Kamp, who has a degree in law, for researching the legislation in the respective countries and Alexandra </w:t>
      </w:r>
      <w:proofErr w:type="spellStart"/>
      <w:r w:rsidRPr="00C61938">
        <w:rPr>
          <w:color w:val="000000" w:themeColor="text1"/>
          <w:lang w:val="en-GB"/>
        </w:rPr>
        <w:t>Görtzen-Patin</w:t>
      </w:r>
      <w:proofErr w:type="spellEnd"/>
      <w:r w:rsidRPr="00C61938">
        <w:rPr>
          <w:color w:val="000000" w:themeColor="text1"/>
          <w:lang w:val="en-GB"/>
        </w:rPr>
        <w:t xml:space="preserve"> for reviewing the manuscript as a native speaker.</w:t>
      </w:r>
    </w:p>
    <w:p w14:paraId="5130F81E" w14:textId="77777777" w:rsidR="00F879B8" w:rsidRPr="00C61938" w:rsidRDefault="00984543">
      <w:pPr>
        <w:spacing w:before="240" w:after="240" w:line="360" w:lineRule="auto"/>
        <w:jc w:val="both"/>
        <w:rPr>
          <w:b/>
          <w:color w:val="000000" w:themeColor="text1"/>
          <w:lang w:val="en-GB"/>
        </w:rPr>
      </w:pPr>
      <w:commentRangeStart w:id="107"/>
      <w:r w:rsidRPr="00C61938">
        <w:rPr>
          <w:b/>
          <w:color w:val="000000" w:themeColor="text1"/>
          <w:lang w:val="en-GB"/>
        </w:rPr>
        <w:t>Refe</w:t>
      </w:r>
      <w:commentRangeEnd w:id="107"/>
      <w:r w:rsidRPr="00984543">
        <w:rPr>
          <w:color w:val="000000" w:themeColor="text1"/>
        </w:rPr>
        <w:commentReference w:id="107"/>
      </w:r>
      <w:r w:rsidRPr="00C61938">
        <w:rPr>
          <w:b/>
          <w:color w:val="000000" w:themeColor="text1"/>
          <w:lang w:val="en-GB"/>
        </w:rPr>
        <w:t>rences</w:t>
      </w:r>
    </w:p>
    <w:p w14:paraId="5EAB7B00" w14:textId="77777777" w:rsidR="00F879B8" w:rsidRPr="00C61938" w:rsidRDefault="00984543">
      <w:pPr>
        <w:spacing w:before="240" w:after="240" w:line="360" w:lineRule="auto"/>
        <w:jc w:val="both"/>
        <w:rPr>
          <w:b/>
          <w:color w:val="000000" w:themeColor="text1"/>
          <w:lang w:val="en-GB"/>
        </w:rPr>
      </w:pPr>
      <w:commentRangeStart w:id="108"/>
      <w:r w:rsidRPr="00C61938">
        <w:rPr>
          <w:b/>
          <w:color w:val="000000" w:themeColor="text1"/>
          <w:lang w:val="en-GB"/>
        </w:rPr>
        <w:t xml:space="preserve">List </w:t>
      </w:r>
      <w:commentRangeEnd w:id="108"/>
      <w:r w:rsidRPr="00984543">
        <w:rPr>
          <w:color w:val="000000" w:themeColor="text1"/>
        </w:rPr>
        <w:commentReference w:id="108"/>
      </w:r>
      <w:r w:rsidRPr="00C61938">
        <w:rPr>
          <w:b/>
          <w:color w:val="000000" w:themeColor="text1"/>
          <w:lang w:val="en-GB"/>
        </w:rPr>
        <w:t>of Supplemental Digital Content</w:t>
      </w:r>
    </w:p>
    <w:p w14:paraId="739AA29D" w14:textId="77777777" w:rsidR="00F879B8" w:rsidRPr="00C61938" w:rsidRDefault="00F879B8">
      <w:pPr>
        <w:spacing w:line="360" w:lineRule="auto"/>
        <w:rPr>
          <w:color w:val="000000" w:themeColor="text1"/>
          <w:lang w:val="en-GB"/>
        </w:rPr>
      </w:pPr>
    </w:p>
    <w:p w14:paraId="0E5D454B" w14:textId="77777777" w:rsidR="00F879B8" w:rsidRPr="00984543" w:rsidRDefault="00E96645">
      <w:pPr>
        <w:spacing w:line="360" w:lineRule="auto"/>
        <w:rPr>
          <w:color w:val="000000" w:themeColor="text1"/>
        </w:rPr>
      </w:pPr>
      <w:r>
        <w:rPr>
          <w:noProof/>
          <w:color w:val="000000" w:themeColor="text1"/>
        </w:rPr>
        <w:pict w14:anchorId="08B6010C">
          <v:rect id="_x0000_i1025" alt="" style="width:451.45pt;height:.05pt;mso-width-percent:0;mso-height-percent:0;mso-width-percent:0;mso-height-percent:0" o:hralign="center" o:hrstd="t" o:hr="t" fillcolor="#a0a0a0" stroked="f"/>
        </w:pict>
      </w:r>
    </w:p>
    <w:p w14:paraId="2B380339" w14:textId="77777777" w:rsidR="00F879B8" w:rsidRPr="00C61938" w:rsidRDefault="00984543">
      <w:pPr>
        <w:spacing w:before="240" w:after="240" w:line="360" w:lineRule="auto"/>
        <w:rPr>
          <w:color w:val="000000" w:themeColor="text1"/>
          <w:lang w:val="en-GB"/>
        </w:rPr>
      </w:pPr>
      <w:r w:rsidRPr="00C61938">
        <w:rPr>
          <w:color w:val="000000" w:themeColor="text1"/>
          <w:lang w:val="en-GB"/>
        </w:rPr>
        <w:t>[1] World Health Organization (2011) Report on the burden of endemic health care-associated infection worldwide. World Health Organization, Geneva.</w:t>
      </w:r>
    </w:p>
    <w:p w14:paraId="1EE0654B" w14:textId="77777777" w:rsidR="00F879B8" w:rsidRPr="00C61938" w:rsidRDefault="00984543">
      <w:pPr>
        <w:spacing w:before="240" w:after="240" w:line="360" w:lineRule="auto"/>
        <w:rPr>
          <w:color w:val="000000" w:themeColor="text1"/>
          <w:lang w:val="en-GB"/>
        </w:rPr>
      </w:pPr>
      <w:r w:rsidRPr="00C61938">
        <w:rPr>
          <w:color w:val="000000" w:themeColor="text1"/>
          <w:lang w:val="en-GB"/>
        </w:rPr>
        <w:t>[2] European Centre for Disease Prevention and Control (2008) Annual epidemiological report on communicable diseases in Europe 2008 : report on the state of communicable diseases in the EU and EEA/EFTA countries. European Centre for Disease Prevention and Control, SE</w:t>
      </w:r>
    </w:p>
    <w:p w14:paraId="219AC1F1" w14:textId="77777777" w:rsidR="00F879B8" w:rsidRPr="00C61938" w:rsidRDefault="00984543">
      <w:pPr>
        <w:spacing w:before="240" w:after="240" w:line="360" w:lineRule="auto"/>
        <w:rPr>
          <w:color w:val="000000" w:themeColor="text1"/>
          <w:lang w:val="en-GB"/>
        </w:rPr>
      </w:pPr>
      <w:r w:rsidRPr="00C61938">
        <w:rPr>
          <w:color w:val="000000" w:themeColor="text1"/>
          <w:lang w:val="en-GB"/>
        </w:rPr>
        <w:t xml:space="preserve">[3] </w:t>
      </w:r>
      <w:proofErr w:type="spellStart"/>
      <w:r w:rsidRPr="00C61938">
        <w:rPr>
          <w:color w:val="000000" w:themeColor="text1"/>
          <w:lang w:val="en-GB"/>
        </w:rPr>
        <w:t>Manoukian</w:t>
      </w:r>
      <w:proofErr w:type="spellEnd"/>
      <w:r w:rsidRPr="00C61938">
        <w:rPr>
          <w:color w:val="000000" w:themeColor="text1"/>
          <w:lang w:val="en-GB"/>
        </w:rPr>
        <w:t xml:space="preserve"> S et al. </w:t>
      </w:r>
      <w:r w:rsidRPr="00F95A3D">
        <w:rPr>
          <w:color w:val="000000" w:themeColor="text1"/>
          <w:lang w:val="en-GB"/>
        </w:rPr>
        <w:t xml:space="preserve">(2018) Estimating excess length of stay due to healthcare-associated infections: a systematic review and meta-analysis of statistical methodology. </w:t>
      </w:r>
      <w:r w:rsidRPr="00C61938">
        <w:rPr>
          <w:color w:val="000000" w:themeColor="text1"/>
          <w:lang w:val="en-GB"/>
        </w:rPr>
        <w:t>Journal of Hospital Infection 100:222–235</w:t>
      </w:r>
    </w:p>
    <w:p w14:paraId="490F1045" w14:textId="77777777" w:rsidR="00F879B8" w:rsidRPr="009C105A" w:rsidRDefault="00984543">
      <w:pPr>
        <w:spacing w:before="240" w:after="240" w:line="360" w:lineRule="auto"/>
        <w:rPr>
          <w:lang w:val="en-US"/>
          <w:rPrChange w:id="109" w:author="Dishalen Cudian" w:date="2022-05-25T18:21:00Z">
            <w:rPr/>
          </w:rPrChange>
        </w:rPr>
      </w:pPr>
      <w:r w:rsidRPr="00C61938">
        <w:rPr>
          <w:color w:val="000000" w:themeColor="text1"/>
          <w:lang w:val="en-GB"/>
        </w:rPr>
        <w:t xml:space="preserve">[4] Bhaskar S, Bradley S, </w:t>
      </w:r>
      <w:proofErr w:type="spellStart"/>
      <w:r w:rsidRPr="00C61938">
        <w:rPr>
          <w:color w:val="000000" w:themeColor="text1"/>
          <w:lang w:val="en-GB"/>
        </w:rPr>
        <w:t>Chattu</w:t>
      </w:r>
      <w:proofErr w:type="spellEnd"/>
      <w:r w:rsidRPr="00C61938">
        <w:rPr>
          <w:color w:val="000000" w:themeColor="text1"/>
          <w:lang w:val="en-GB"/>
        </w:rPr>
        <w:t xml:space="preserve"> VK, et </w:t>
      </w:r>
      <w:r w:rsidRPr="00C61938">
        <w:rPr>
          <w:lang w:val="en-GB"/>
        </w:rPr>
        <w:t xml:space="preserve">al. </w:t>
      </w:r>
      <w:r w:rsidRPr="00F95A3D">
        <w:rPr>
          <w:lang w:val="en-GB"/>
        </w:rPr>
        <w:t xml:space="preserve">Telemedicine as the New Outpatient Clinic Gone Digital: Position Paper From the Pandemic Health System </w:t>
      </w:r>
      <w:proofErr w:type="spellStart"/>
      <w:r w:rsidRPr="00F95A3D">
        <w:rPr>
          <w:lang w:val="en-GB"/>
        </w:rPr>
        <w:t>REsilience</w:t>
      </w:r>
      <w:proofErr w:type="spellEnd"/>
      <w:r w:rsidRPr="00F95A3D">
        <w:rPr>
          <w:lang w:val="en-GB"/>
        </w:rPr>
        <w:t xml:space="preserve"> PROGRAM (REPROGRAM) International Consortium (Part 2). </w:t>
      </w:r>
      <w:r w:rsidRPr="00F95A3D">
        <w:rPr>
          <w:i/>
          <w:lang w:val="en-GB"/>
        </w:rPr>
        <w:t>Front Public Health</w:t>
      </w:r>
      <w:r w:rsidRPr="00F95A3D">
        <w:rPr>
          <w:lang w:val="en-GB"/>
        </w:rPr>
        <w:t xml:space="preserve">. 2020;8:410. </w:t>
      </w:r>
      <w:r w:rsidRPr="009C105A">
        <w:rPr>
          <w:lang w:val="en-US"/>
          <w:rPrChange w:id="110" w:author="Dishalen Cudian" w:date="2022-05-25T18:21:00Z">
            <w:rPr/>
          </w:rPrChange>
        </w:rPr>
        <w:t>Published 2020 Sep 7. doi:10.3389/fpubh.2020.00410</w:t>
      </w:r>
    </w:p>
    <w:p w14:paraId="61EFF91C" w14:textId="77777777" w:rsidR="00F879B8" w:rsidRPr="00C61938" w:rsidRDefault="00984543">
      <w:pPr>
        <w:spacing w:line="360" w:lineRule="auto"/>
        <w:jc w:val="both"/>
        <w:rPr>
          <w:lang w:val="en-GB"/>
        </w:rPr>
      </w:pPr>
      <w:r w:rsidRPr="009C105A">
        <w:rPr>
          <w:lang w:val="en-US"/>
          <w:rPrChange w:id="111" w:author="Dishalen Cudian" w:date="2022-05-25T18:21:00Z">
            <w:rPr/>
          </w:rPrChange>
        </w:rPr>
        <w:t xml:space="preserve">[5] Tsai HW, Huang SW, Hung YL, Hsu YS, Huang CC. </w:t>
      </w:r>
      <w:r w:rsidRPr="00C61938">
        <w:rPr>
          <w:lang w:val="en-GB"/>
        </w:rPr>
        <w:t xml:space="preserve">Use of the Smart Lean Method to Conduct High-Quality Integrated Perioperative Management Prior to Hospitalization. Int J </w:t>
      </w:r>
      <w:r w:rsidRPr="00C61938">
        <w:rPr>
          <w:lang w:val="en-GB"/>
        </w:rPr>
        <w:lastRenderedPageBreak/>
        <w:t xml:space="preserve">Environ Res Public Health. 2021 Dec 20;18(24):13391. </w:t>
      </w:r>
      <w:proofErr w:type="spellStart"/>
      <w:r w:rsidRPr="00C61938">
        <w:rPr>
          <w:lang w:val="en-GB"/>
        </w:rPr>
        <w:t>doi</w:t>
      </w:r>
      <w:proofErr w:type="spellEnd"/>
      <w:r w:rsidRPr="00C61938">
        <w:rPr>
          <w:lang w:val="en-GB"/>
        </w:rPr>
        <w:t>: 10.3390/ijerph182413391. PMID: 34949000; PMCID: PMC8708543.</w:t>
      </w:r>
    </w:p>
    <w:p w14:paraId="4E34A367" w14:textId="77777777" w:rsidR="00F879B8" w:rsidRPr="00C61938" w:rsidRDefault="00F879B8">
      <w:pPr>
        <w:spacing w:line="360" w:lineRule="auto"/>
        <w:jc w:val="both"/>
        <w:rPr>
          <w:lang w:val="en-GB"/>
        </w:rPr>
      </w:pPr>
    </w:p>
    <w:p w14:paraId="546D8666" w14:textId="77777777" w:rsidR="00F879B8" w:rsidRPr="00C61938" w:rsidRDefault="00984543">
      <w:pPr>
        <w:spacing w:line="360" w:lineRule="auto"/>
        <w:jc w:val="both"/>
        <w:rPr>
          <w:lang w:val="en-GB"/>
        </w:rPr>
      </w:pPr>
      <w:r w:rsidRPr="00C61938">
        <w:rPr>
          <w:lang w:val="en-GB"/>
        </w:rPr>
        <w:t xml:space="preserve">[6] Jia H, Li L, Li W, et al. </w:t>
      </w:r>
      <w:r w:rsidRPr="00F95A3D">
        <w:rPr>
          <w:lang w:val="en-GB"/>
        </w:rPr>
        <w:t xml:space="preserve">Impact of Healthcare-Associated Infections on Length of Stay: A Study in 68 Hospitals in China. </w:t>
      </w:r>
      <w:r w:rsidRPr="00C61938">
        <w:rPr>
          <w:i/>
          <w:lang w:val="en-GB"/>
        </w:rPr>
        <w:t>Biomed Res Int</w:t>
      </w:r>
      <w:r w:rsidRPr="00C61938">
        <w:rPr>
          <w:lang w:val="en-GB"/>
        </w:rPr>
        <w:t>. 2019;2019:2590563. Published 2019 Apr 18. doi:10.1155/2019/2590563</w:t>
      </w:r>
    </w:p>
    <w:p w14:paraId="08C9EB0C" w14:textId="77777777" w:rsidR="00F879B8" w:rsidRPr="00C61938" w:rsidRDefault="00F879B8">
      <w:pPr>
        <w:spacing w:line="360" w:lineRule="auto"/>
        <w:jc w:val="both"/>
        <w:rPr>
          <w:lang w:val="en-GB"/>
        </w:rPr>
      </w:pPr>
    </w:p>
    <w:p w14:paraId="454AE5BB" w14:textId="77777777" w:rsidR="00F879B8" w:rsidRPr="009C105A" w:rsidRDefault="00984543">
      <w:pPr>
        <w:spacing w:line="360" w:lineRule="auto"/>
        <w:jc w:val="both"/>
        <w:rPr>
          <w:lang w:val="en-US"/>
          <w:rPrChange w:id="112" w:author="Dishalen Cudian" w:date="2022-05-25T18:21:00Z">
            <w:rPr/>
          </w:rPrChange>
        </w:rPr>
      </w:pPr>
      <w:r w:rsidRPr="00C61938">
        <w:rPr>
          <w:lang w:val="en-GB"/>
        </w:rPr>
        <w:t xml:space="preserve">[7] Neumann, C et al. </w:t>
      </w:r>
      <w:r w:rsidRPr="00F95A3D">
        <w:rPr>
          <w:lang w:val="en-GB"/>
        </w:rPr>
        <w:t xml:space="preserve">“Digital Online Anaesthesia Patient Informed Consent before Elective Diagnostic Procedures or Surgery: Recent Practice in Children-An Exploratory ESAIC Survey (2021).” </w:t>
      </w:r>
      <w:r w:rsidRPr="00F95A3D">
        <w:rPr>
          <w:i/>
          <w:lang w:val="en-GB"/>
        </w:rPr>
        <w:t>Journal of clinical medicine</w:t>
      </w:r>
      <w:r w:rsidRPr="00F95A3D">
        <w:rPr>
          <w:lang w:val="en-GB"/>
        </w:rPr>
        <w:t xml:space="preserve"> vol. 11,3 502. </w:t>
      </w:r>
      <w:r w:rsidRPr="009C105A">
        <w:rPr>
          <w:lang w:val="en-US"/>
          <w:rPrChange w:id="113" w:author="Dishalen Cudian" w:date="2022-05-25T18:21:00Z">
            <w:rPr/>
          </w:rPrChange>
        </w:rPr>
        <w:t>19 Jan. 2022, doi:10.3390/jcm11030502</w:t>
      </w:r>
    </w:p>
    <w:p w14:paraId="655BFD84" w14:textId="77777777" w:rsidR="00F879B8" w:rsidRPr="009C105A" w:rsidRDefault="00F879B8">
      <w:pPr>
        <w:spacing w:line="360" w:lineRule="auto"/>
        <w:jc w:val="both"/>
        <w:rPr>
          <w:lang w:val="en-US"/>
          <w:rPrChange w:id="114" w:author="Dishalen Cudian" w:date="2022-05-25T18:21:00Z">
            <w:rPr/>
          </w:rPrChange>
        </w:rPr>
      </w:pPr>
    </w:p>
    <w:p w14:paraId="15198ED7" w14:textId="77777777" w:rsidR="00F879B8" w:rsidRPr="00C61938" w:rsidRDefault="00984543">
      <w:pPr>
        <w:spacing w:line="360" w:lineRule="auto"/>
        <w:jc w:val="both"/>
        <w:rPr>
          <w:rFonts w:ascii="Roboto" w:eastAsia="Roboto" w:hAnsi="Roboto" w:cs="Roboto"/>
          <w:color w:val="3C4043"/>
          <w:sz w:val="21"/>
          <w:szCs w:val="21"/>
          <w:highlight w:val="white"/>
          <w:lang w:val="en-GB"/>
        </w:rPr>
      </w:pPr>
      <w:r w:rsidRPr="00C61938">
        <w:rPr>
          <w:lang w:val="en-GB"/>
        </w:rPr>
        <w:t xml:space="preserve">[8] </w:t>
      </w:r>
      <w:r w:rsidRPr="00C61938">
        <w:rPr>
          <w:rFonts w:ascii="Roboto" w:eastAsia="Roboto" w:hAnsi="Roboto" w:cs="Roboto"/>
          <w:color w:val="3C4043"/>
          <w:sz w:val="21"/>
          <w:szCs w:val="21"/>
          <w:highlight w:val="white"/>
          <w:lang w:val="en-GB"/>
        </w:rPr>
        <w:t>Patient Information and Informed Consent before and after Medical Intervention</w:t>
      </w:r>
    </w:p>
    <w:p w14:paraId="10899870" w14:textId="77777777" w:rsidR="00F879B8" w:rsidRDefault="00984543">
      <w:pPr>
        <w:spacing w:line="360" w:lineRule="auto"/>
        <w:jc w:val="both"/>
        <w:rPr>
          <w:rFonts w:ascii="Roboto" w:eastAsia="Roboto" w:hAnsi="Roboto" w:cs="Roboto"/>
          <w:color w:val="3C4043"/>
          <w:sz w:val="21"/>
          <w:szCs w:val="21"/>
          <w:highlight w:val="white"/>
        </w:rPr>
      </w:pPr>
      <w:proofErr w:type="spellStart"/>
      <w:r>
        <w:rPr>
          <w:rFonts w:ascii="Roboto" w:eastAsia="Roboto" w:hAnsi="Roboto" w:cs="Roboto"/>
          <w:color w:val="3C4043"/>
          <w:sz w:val="21"/>
          <w:szCs w:val="21"/>
          <w:highlight w:val="white"/>
        </w:rPr>
        <w:t>Dtsch</w:t>
      </w:r>
      <w:proofErr w:type="spellEnd"/>
      <w:r>
        <w:rPr>
          <w:rFonts w:ascii="Roboto" w:eastAsia="Roboto" w:hAnsi="Roboto" w:cs="Roboto"/>
          <w:color w:val="3C4043"/>
          <w:sz w:val="21"/>
          <w:szCs w:val="21"/>
          <w:highlight w:val="white"/>
        </w:rPr>
        <w:t xml:space="preserve"> </w:t>
      </w:r>
      <w:proofErr w:type="spellStart"/>
      <w:r>
        <w:rPr>
          <w:rFonts w:ascii="Roboto" w:eastAsia="Roboto" w:hAnsi="Roboto" w:cs="Roboto"/>
          <w:color w:val="3C4043"/>
          <w:sz w:val="21"/>
          <w:szCs w:val="21"/>
          <w:highlight w:val="white"/>
        </w:rPr>
        <w:t>Arztebl</w:t>
      </w:r>
      <w:proofErr w:type="spellEnd"/>
      <w:r>
        <w:rPr>
          <w:rFonts w:ascii="Roboto" w:eastAsia="Roboto" w:hAnsi="Roboto" w:cs="Roboto"/>
          <w:color w:val="3C4043"/>
          <w:sz w:val="21"/>
          <w:szCs w:val="21"/>
          <w:highlight w:val="white"/>
        </w:rPr>
        <w:t xml:space="preserve"> 2007; 104(9): A-576</w:t>
      </w:r>
    </w:p>
    <w:p w14:paraId="09A9BB5C" w14:textId="77777777" w:rsidR="00F879B8" w:rsidRDefault="00984543">
      <w:pPr>
        <w:spacing w:line="360" w:lineRule="auto"/>
        <w:jc w:val="both"/>
        <w:rPr>
          <w:rFonts w:ascii="Roboto" w:eastAsia="Roboto" w:hAnsi="Roboto" w:cs="Roboto"/>
          <w:color w:val="3C4043"/>
          <w:sz w:val="21"/>
          <w:szCs w:val="21"/>
          <w:highlight w:val="white"/>
        </w:rPr>
      </w:pPr>
      <w:proofErr w:type="spellStart"/>
      <w:r>
        <w:rPr>
          <w:rFonts w:ascii="Roboto" w:eastAsia="Roboto" w:hAnsi="Roboto" w:cs="Roboto"/>
          <w:color w:val="3C4043"/>
          <w:sz w:val="21"/>
          <w:szCs w:val="21"/>
          <w:highlight w:val="white"/>
        </w:rPr>
        <w:t>Parzeller</w:t>
      </w:r>
      <w:proofErr w:type="spellEnd"/>
      <w:r>
        <w:rPr>
          <w:rFonts w:ascii="Roboto" w:eastAsia="Roboto" w:hAnsi="Roboto" w:cs="Roboto"/>
          <w:color w:val="3C4043"/>
          <w:sz w:val="21"/>
          <w:szCs w:val="21"/>
          <w:highlight w:val="white"/>
        </w:rPr>
        <w:t>, M; Wenk, M; Zedler, B; Rothschild, M</w:t>
      </w:r>
    </w:p>
    <w:p w14:paraId="4F857484" w14:textId="77777777" w:rsidR="00F879B8" w:rsidRPr="00C61938" w:rsidRDefault="00984543">
      <w:pPr>
        <w:spacing w:before="240" w:after="240" w:line="360" w:lineRule="auto"/>
        <w:jc w:val="both"/>
        <w:rPr>
          <w:color w:val="333333"/>
          <w:highlight w:val="white"/>
          <w:lang w:val="en-GB"/>
        </w:rPr>
      </w:pPr>
      <w:r w:rsidRPr="00C61938">
        <w:rPr>
          <w:lang w:val="en-GB"/>
        </w:rPr>
        <w:t xml:space="preserve">[9] </w:t>
      </w:r>
      <w:proofErr w:type="spellStart"/>
      <w:r w:rsidRPr="00C61938">
        <w:rPr>
          <w:color w:val="333333"/>
          <w:highlight w:val="white"/>
          <w:lang w:val="en-GB"/>
        </w:rPr>
        <w:t>Raposo</w:t>
      </w:r>
      <w:proofErr w:type="spellEnd"/>
      <w:r w:rsidRPr="00C61938">
        <w:rPr>
          <w:color w:val="333333"/>
          <w:highlight w:val="white"/>
          <w:lang w:val="en-GB"/>
        </w:rPr>
        <w:t xml:space="preserve"> VL. Telemedicine: The legal framework (or the lack of it) in Europe. GMS Health </w:t>
      </w:r>
      <w:proofErr w:type="spellStart"/>
      <w:r w:rsidRPr="00C61938">
        <w:rPr>
          <w:color w:val="333333"/>
          <w:highlight w:val="white"/>
          <w:lang w:val="en-GB"/>
        </w:rPr>
        <w:t>Technol</w:t>
      </w:r>
      <w:proofErr w:type="spellEnd"/>
      <w:r w:rsidRPr="00C61938">
        <w:rPr>
          <w:color w:val="333333"/>
          <w:highlight w:val="white"/>
          <w:lang w:val="en-GB"/>
        </w:rPr>
        <w:t xml:space="preserve"> Assess. 2016 Aug 16;12:Doc03. </w:t>
      </w:r>
      <w:proofErr w:type="spellStart"/>
      <w:r w:rsidRPr="00C61938">
        <w:rPr>
          <w:color w:val="333333"/>
          <w:highlight w:val="white"/>
          <w:lang w:val="en-GB"/>
        </w:rPr>
        <w:t>doi</w:t>
      </w:r>
      <w:proofErr w:type="spellEnd"/>
      <w:r w:rsidRPr="00C61938">
        <w:rPr>
          <w:color w:val="333333"/>
          <w:highlight w:val="white"/>
          <w:lang w:val="en-GB"/>
        </w:rPr>
        <w:t>: 10.3205/hta000126. PMID: 27579146; PMCID: PMC4987488</w:t>
      </w:r>
    </w:p>
    <w:p w14:paraId="4DD3B95B" w14:textId="77777777" w:rsidR="00F879B8" w:rsidRPr="00C61938" w:rsidRDefault="00984543">
      <w:pPr>
        <w:spacing w:before="240" w:after="240" w:line="360" w:lineRule="auto"/>
        <w:jc w:val="both"/>
        <w:rPr>
          <w:color w:val="333333"/>
          <w:lang w:val="en-GB"/>
        </w:rPr>
      </w:pPr>
      <w:r w:rsidRPr="00C61938">
        <w:rPr>
          <w:lang w:val="en-GB"/>
        </w:rPr>
        <w:t xml:space="preserve">[10] </w:t>
      </w:r>
      <w:r w:rsidRPr="00C61938">
        <w:rPr>
          <w:color w:val="333333"/>
          <w:lang w:val="en-GB"/>
        </w:rPr>
        <w:t xml:space="preserve">Blix, </w:t>
      </w:r>
      <w:proofErr w:type="spellStart"/>
      <w:r w:rsidRPr="00C61938">
        <w:rPr>
          <w:color w:val="333333"/>
          <w:lang w:val="en-GB"/>
        </w:rPr>
        <w:t>Mårten</w:t>
      </w:r>
      <w:proofErr w:type="spellEnd"/>
      <w:r w:rsidRPr="00C61938">
        <w:rPr>
          <w:color w:val="333333"/>
          <w:lang w:val="en-GB"/>
        </w:rPr>
        <w:t xml:space="preserve">; </w:t>
      </w:r>
      <w:proofErr w:type="spellStart"/>
      <w:r w:rsidRPr="00C61938">
        <w:rPr>
          <w:color w:val="333333"/>
          <w:lang w:val="en-GB"/>
        </w:rPr>
        <w:t>Jeansson</w:t>
      </w:r>
      <w:proofErr w:type="spellEnd"/>
      <w:r w:rsidRPr="00C61938">
        <w:rPr>
          <w:color w:val="333333"/>
          <w:lang w:val="en-GB"/>
        </w:rPr>
        <w:t>, Johanna (2018) : Telemedicine and the welfare state: The Swedish experience, IFN Working Paper, No. 1238, Research Institute of Industrial Economics (IFN), Stockholm</w:t>
      </w:r>
    </w:p>
    <w:p w14:paraId="4E7AA3E3" w14:textId="77777777" w:rsidR="00F879B8" w:rsidRDefault="00984543">
      <w:pPr>
        <w:spacing w:before="240" w:after="240" w:line="360" w:lineRule="auto"/>
        <w:jc w:val="both"/>
        <w:rPr>
          <w:color w:val="333333"/>
        </w:rPr>
      </w:pPr>
      <w:r>
        <w:t>[11]</w:t>
      </w:r>
      <w:r>
        <w:rPr>
          <w:color w:val="333333"/>
        </w:rPr>
        <w:t xml:space="preserve">Ivo Giesen, Arzthaftung in den Niederlanden (Ivo Giesen, </w:t>
      </w:r>
      <w:proofErr w:type="spellStart"/>
      <w:r>
        <w:rPr>
          <w:color w:val="333333"/>
        </w:rPr>
        <w:t>Hoogleraar</w:t>
      </w:r>
      <w:proofErr w:type="spellEnd"/>
      <w:r>
        <w:rPr>
          <w:color w:val="333333"/>
        </w:rPr>
        <w:t xml:space="preserve"> </w:t>
      </w:r>
      <w:proofErr w:type="spellStart"/>
      <w:r>
        <w:rPr>
          <w:color w:val="333333"/>
        </w:rPr>
        <w:t>Privaatrecht</w:t>
      </w:r>
      <w:proofErr w:type="spellEnd"/>
      <w:r>
        <w:rPr>
          <w:color w:val="333333"/>
        </w:rPr>
        <w:t xml:space="preserve"> </w:t>
      </w:r>
      <w:proofErr w:type="spellStart"/>
      <w:r>
        <w:rPr>
          <w:color w:val="333333"/>
        </w:rPr>
        <w:t>aan</w:t>
      </w:r>
      <w:proofErr w:type="spellEnd"/>
      <w:r>
        <w:rPr>
          <w:color w:val="333333"/>
        </w:rPr>
        <w:t xml:space="preserve"> </w:t>
      </w:r>
      <w:proofErr w:type="spellStart"/>
      <w:r>
        <w:rPr>
          <w:color w:val="333333"/>
        </w:rPr>
        <w:t>het</w:t>
      </w:r>
      <w:proofErr w:type="spellEnd"/>
      <w:r>
        <w:rPr>
          <w:color w:val="333333"/>
        </w:rPr>
        <w:t xml:space="preserve"> </w:t>
      </w:r>
      <w:proofErr w:type="spellStart"/>
      <w:r>
        <w:rPr>
          <w:color w:val="333333"/>
        </w:rPr>
        <w:t>Molengraaff</w:t>
      </w:r>
      <w:proofErr w:type="spellEnd"/>
      <w:r>
        <w:rPr>
          <w:color w:val="333333"/>
        </w:rPr>
        <w:t xml:space="preserve"> </w:t>
      </w:r>
      <w:proofErr w:type="spellStart"/>
      <w:r>
        <w:rPr>
          <w:color w:val="333333"/>
        </w:rPr>
        <w:t>Instituut</w:t>
      </w:r>
      <w:proofErr w:type="spellEnd"/>
      <w:r>
        <w:rPr>
          <w:color w:val="333333"/>
        </w:rPr>
        <w:t xml:space="preserve"> van de </w:t>
      </w:r>
      <w:proofErr w:type="spellStart"/>
      <w:r>
        <w:rPr>
          <w:color w:val="333333"/>
        </w:rPr>
        <w:t>Universiteit</w:t>
      </w:r>
      <w:proofErr w:type="spellEnd"/>
      <w:r>
        <w:rPr>
          <w:color w:val="333333"/>
        </w:rPr>
        <w:t xml:space="preserve"> Utrecht en UCALL (Utrecht </w:t>
      </w:r>
      <w:proofErr w:type="spellStart"/>
      <w:r>
        <w:rPr>
          <w:color w:val="333333"/>
        </w:rPr>
        <w:t>Centre</w:t>
      </w:r>
      <w:proofErr w:type="spellEnd"/>
      <w:r>
        <w:rPr>
          <w:color w:val="333333"/>
        </w:rPr>
        <w:t xml:space="preserve"> </w:t>
      </w:r>
      <w:proofErr w:type="spellStart"/>
      <w:r>
        <w:rPr>
          <w:color w:val="333333"/>
        </w:rPr>
        <w:t>for</w:t>
      </w:r>
      <w:proofErr w:type="spellEnd"/>
      <w:r>
        <w:rPr>
          <w:color w:val="333333"/>
        </w:rPr>
        <w:t xml:space="preserve"> </w:t>
      </w:r>
      <w:proofErr w:type="spellStart"/>
      <w:r>
        <w:rPr>
          <w:color w:val="333333"/>
        </w:rPr>
        <w:t>Accountability</w:t>
      </w:r>
      <w:proofErr w:type="spellEnd"/>
      <w:r>
        <w:rPr>
          <w:color w:val="333333"/>
        </w:rPr>
        <w:t xml:space="preserve"> and </w:t>
      </w:r>
      <w:proofErr w:type="spellStart"/>
      <w:r>
        <w:rPr>
          <w:color w:val="333333"/>
        </w:rPr>
        <w:t>Liability</w:t>
      </w:r>
      <w:proofErr w:type="spellEnd"/>
      <w:r>
        <w:rPr>
          <w:color w:val="333333"/>
        </w:rPr>
        <w:t xml:space="preserve"> Law)</w:t>
      </w:r>
      <w:hyperlink r:id="rId16">
        <w:r>
          <w:t xml:space="preserve"> </w:t>
        </w:r>
      </w:hyperlink>
      <w:hyperlink r:id="rId17">
        <w:r>
          <w:rPr>
            <w:color w:val="333333"/>
            <w:u w:val="single"/>
          </w:rPr>
          <w:t>http://ivogiesen.com/publicaties/</w:t>
        </w:r>
      </w:hyperlink>
      <w:r>
        <w:rPr>
          <w:color w:val="333333"/>
        </w:rPr>
        <w:t xml:space="preserve"> abgerufen März 2022</w:t>
      </w:r>
    </w:p>
    <w:p w14:paraId="51EE0E69" w14:textId="77777777" w:rsidR="00F879B8" w:rsidRPr="00C61938" w:rsidRDefault="00984543">
      <w:pPr>
        <w:spacing w:before="240" w:after="240" w:line="360" w:lineRule="auto"/>
        <w:jc w:val="both"/>
        <w:rPr>
          <w:color w:val="333333"/>
          <w:u w:val="single"/>
          <w:lang w:val="en-GB"/>
        </w:rPr>
      </w:pPr>
      <w:r w:rsidRPr="00C61938">
        <w:rPr>
          <w:lang w:val="en-GB"/>
        </w:rPr>
        <w:t xml:space="preserve">[12] </w:t>
      </w:r>
      <w:r w:rsidRPr="00C61938">
        <w:rPr>
          <w:color w:val="333333"/>
          <w:lang w:val="en-GB"/>
        </w:rPr>
        <w:t xml:space="preserve">Ellen </w:t>
      </w:r>
      <w:proofErr w:type="spellStart"/>
      <w:r w:rsidRPr="00C61938">
        <w:rPr>
          <w:color w:val="333333"/>
          <w:lang w:val="en-GB"/>
        </w:rPr>
        <w:t>Gielen</w:t>
      </w:r>
      <w:proofErr w:type="spellEnd"/>
      <w:r w:rsidRPr="00C61938">
        <w:rPr>
          <w:color w:val="333333"/>
          <w:lang w:val="en-GB"/>
        </w:rPr>
        <w:t xml:space="preserve">, Judith </w:t>
      </w:r>
      <w:proofErr w:type="spellStart"/>
      <w:r w:rsidRPr="00C61938">
        <w:rPr>
          <w:color w:val="333333"/>
          <w:lang w:val="en-GB"/>
        </w:rPr>
        <w:t>Kok</w:t>
      </w:r>
      <w:proofErr w:type="spellEnd"/>
      <w:r w:rsidRPr="00C61938">
        <w:rPr>
          <w:color w:val="333333"/>
          <w:lang w:val="en-GB"/>
        </w:rPr>
        <w:t>, Digital health apps and telemedicine in the Netherlands, 10.1, published 14.dec. 2020;</w:t>
      </w:r>
      <w:r w:rsidR="00313F26">
        <w:fldChar w:fldCharType="begin"/>
      </w:r>
      <w:r w:rsidR="00313F26" w:rsidRPr="009C105A">
        <w:rPr>
          <w:lang w:val="en-US"/>
          <w:rPrChange w:id="115" w:author="Dishalen Cudian" w:date="2022-05-25T18:21:00Z">
            <w:rPr/>
          </w:rPrChange>
        </w:rPr>
        <w:instrText xml:space="preserve"> HYPERLINK "https://cms.law/en/int/expert-guides/cms-expert-guide-to-digital-health-apps-and-telemedicine/netherlands" \h </w:instrText>
      </w:r>
      <w:r w:rsidR="00313F26">
        <w:fldChar w:fldCharType="separate"/>
      </w:r>
      <w:r w:rsidRPr="00C61938">
        <w:rPr>
          <w:color w:val="333333"/>
          <w:lang w:val="en-GB"/>
        </w:rPr>
        <w:t xml:space="preserve"> </w:t>
      </w:r>
      <w:r w:rsidR="00313F26">
        <w:rPr>
          <w:color w:val="333333"/>
          <w:lang w:val="en-GB"/>
        </w:rPr>
        <w:fldChar w:fldCharType="end"/>
      </w:r>
      <w:r w:rsidR="00313F26">
        <w:fldChar w:fldCharType="begin"/>
      </w:r>
      <w:r w:rsidR="00313F26" w:rsidRPr="009C105A">
        <w:rPr>
          <w:lang w:val="en-US"/>
          <w:rPrChange w:id="116" w:author="Dishalen Cudian" w:date="2022-05-25T18:21:00Z">
            <w:rPr/>
          </w:rPrChange>
        </w:rPr>
        <w:instrText xml:space="preserve"> HYPERLINK "https://cms.law/en/int/expert-guides/cms-expert-guide-to-digital-health-apps-and-telemedicine/netherlands" \h </w:instrText>
      </w:r>
      <w:r w:rsidR="00313F26">
        <w:fldChar w:fldCharType="separate"/>
      </w:r>
      <w:r w:rsidRPr="00C61938">
        <w:rPr>
          <w:color w:val="333333"/>
          <w:u w:val="single"/>
          <w:lang w:val="en-GB"/>
        </w:rPr>
        <w:t>https://cms.law/en/int/expert-guides/cms-expert-guide-to-digital-health-apps-and-telemedicine/netherlands</w:t>
      </w:r>
      <w:r w:rsidR="00313F26">
        <w:rPr>
          <w:color w:val="333333"/>
          <w:u w:val="single"/>
          <w:lang w:val="en-GB"/>
        </w:rPr>
        <w:fldChar w:fldCharType="end"/>
      </w:r>
    </w:p>
    <w:p w14:paraId="34ABAEE8" w14:textId="77777777" w:rsidR="00F879B8" w:rsidRDefault="00984543">
      <w:pPr>
        <w:spacing w:before="240" w:after="240" w:line="360" w:lineRule="auto"/>
        <w:jc w:val="both"/>
        <w:rPr>
          <w:i/>
          <w:color w:val="333333"/>
        </w:rPr>
      </w:pPr>
      <w:r>
        <w:t xml:space="preserve">[13] </w:t>
      </w:r>
      <w:r>
        <w:rPr>
          <w:rFonts w:ascii="Calibri" w:eastAsia="Calibri" w:hAnsi="Calibri" w:cs="Calibri"/>
          <w:i/>
          <w:color w:val="333333"/>
        </w:rPr>
        <w:t>Kania</w:t>
      </w:r>
      <w:r>
        <w:rPr>
          <w:i/>
          <w:color w:val="333333"/>
        </w:rPr>
        <w:t xml:space="preserve"> in: Schlegel/</w:t>
      </w:r>
      <w:proofErr w:type="spellStart"/>
      <w:r>
        <w:rPr>
          <w:i/>
          <w:color w:val="333333"/>
        </w:rPr>
        <w:t>Voelzke</w:t>
      </w:r>
      <w:proofErr w:type="spellEnd"/>
      <w:r>
        <w:rPr>
          <w:i/>
          <w:color w:val="333333"/>
        </w:rPr>
        <w:t xml:space="preserve">, </w:t>
      </w:r>
      <w:proofErr w:type="spellStart"/>
      <w:r>
        <w:rPr>
          <w:i/>
          <w:color w:val="333333"/>
        </w:rPr>
        <w:t>jurisPK</w:t>
      </w:r>
      <w:proofErr w:type="spellEnd"/>
      <w:r>
        <w:rPr>
          <w:i/>
          <w:color w:val="333333"/>
        </w:rPr>
        <w:t>-SGB V, 4. Aufl., § 365 SGB V (Stand: 10.11.2021) Randnummer 18;</w:t>
      </w:r>
    </w:p>
    <w:p w14:paraId="3961CF2D" w14:textId="77777777" w:rsidR="00F879B8" w:rsidRPr="00C61938" w:rsidRDefault="00984543">
      <w:pPr>
        <w:spacing w:before="240" w:after="240" w:line="360" w:lineRule="auto"/>
        <w:jc w:val="both"/>
        <w:rPr>
          <w:i/>
          <w:color w:val="333333"/>
          <w:lang w:val="en-GB"/>
        </w:rPr>
      </w:pPr>
      <w:r w:rsidRPr="00C61938">
        <w:rPr>
          <w:lang w:val="en-GB"/>
        </w:rPr>
        <w:t xml:space="preserve">[14] </w:t>
      </w:r>
      <w:r w:rsidRPr="00C61938">
        <w:rPr>
          <w:i/>
          <w:color w:val="333333"/>
          <w:lang w:val="en-GB"/>
        </w:rPr>
        <w:t>Bundestag-printed matter 19/3438, page 70: Assuming that oral communication means simultaneity, but not in the same place.</w:t>
      </w:r>
    </w:p>
    <w:p w14:paraId="7855C377" w14:textId="77777777" w:rsidR="00F879B8" w:rsidRPr="00C61938" w:rsidRDefault="00F879B8">
      <w:pPr>
        <w:spacing w:before="240" w:after="240" w:line="360" w:lineRule="auto"/>
        <w:jc w:val="both"/>
        <w:rPr>
          <w:color w:val="333333"/>
          <w:lang w:val="en-GB"/>
        </w:rPr>
      </w:pPr>
    </w:p>
    <w:p w14:paraId="0D38AF6F" w14:textId="77777777" w:rsidR="00F879B8" w:rsidRPr="00C61938" w:rsidRDefault="00F879B8">
      <w:pPr>
        <w:spacing w:before="240" w:after="240" w:line="360" w:lineRule="auto"/>
        <w:jc w:val="both"/>
        <w:rPr>
          <w:color w:val="333333"/>
          <w:u w:val="single"/>
          <w:lang w:val="en-GB"/>
        </w:rPr>
      </w:pPr>
    </w:p>
    <w:p w14:paraId="52AEEAE6" w14:textId="77777777" w:rsidR="00F879B8" w:rsidRPr="00C61938" w:rsidRDefault="00F879B8">
      <w:pPr>
        <w:spacing w:before="240" w:after="240" w:line="360" w:lineRule="auto"/>
        <w:jc w:val="both"/>
        <w:rPr>
          <w:color w:val="333333"/>
          <w:lang w:val="en-GB"/>
        </w:rPr>
      </w:pPr>
    </w:p>
    <w:p w14:paraId="1B764E87" w14:textId="77777777" w:rsidR="00F879B8" w:rsidRPr="00C61938" w:rsidRDefault="00F879B8">
      <w:pPr>
        <w:spacing w:before="240" w:after="240" w:line="360" w:lineRule="auto"/>
        <w:jc w:val="both"/>
        <w:rPr>
          <w:color w:val="333333"/>
          <w:lang w:val="en-GB"/>
        </w:rPr>
      </w:pPr>
    </w:p>
    <w:p w14:paraId="24AF43C5" w14:textId="77777777" w:rsidR="00F879B8" w:rsidRPr="00C61938" w:rsidRDefault="00984543">
      <w:pPr>
        <w:spacing w:before="240" w:after="240" w:line="360" w:lineRule="auto"/>
        <w:jc w:val="both"/>
        <w:rPr>
          <w:b/>
          <w:sz w:val="28"/>
          <w:szCs w:val="28"/>
          <w:lang w:val="en-GB"/>
        </w:rPr>
      </w:pPr>
      <w:r w:rsidRPr="00C61938">
        <w:rPr>
          <w:b/>
          <w:sz w:val="28"/>
          <w:szCs w:val="28"/>
          <w:lang w:val="en-GB"/>
        </w:rPr>
        <w:t>Supplementary Material</w:t>
      </w:r>
    </w:p>
    <w:p w14:paraId="72C7B547" w14:textId="77777777" w:rsidR="00F879B8" w:rsidRPr="00C61938" w:rsidRDefault="00984543">
      <w:pPr>
        <w:spacing w:before="240" w:after="240"/>
        <w:rPr>
          <w:sz w:val="24"/>
          <w:szCs w:val="24"/>
          <w:lang w:val="en-GB"/>
        </w:rPr>
      </w:pPr>
      <w:r w:rsidRPr="00C61938">
        <w:rPr>
          <w:b/>
          <w:sz w:val="24"/>
          <w:szCs w:val="24"/>
          <w:lang w:val="en-GB"/>
        </w:rPr>
        <w:t>Table S1:</w:t>
      </w:r>
      <w:r w:rsidRPr="00C61938">
        <w:rPr>
          <w:sz w:val="24"/>
          <w:szCs w:val="24"/>
          <w:lang w:val="en-GB"/>
        </w:rPr>
        <w:t xml:space="preserve"> Number of responses</w:t>
      </w:r>
    </w:p>
    <w:tbl>
      <w:tblPr>
        <w:tblStyle w:val="a0"/>
        <w:tblW w:w="92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390"/>
        <w:gridCol w:w="1500"/>
        <w:gridCol w:w="3000"/>
        <w:gridCol w:w="1380"/>
      </w:tblGrid>
      <w:tr w:rsidR="00F879B8" w14:paraId="607901C8" w14:textId="77777777">
        <w:trPr>
          <w:trHeight w:val="315"/>
        </w:trPr>
        <w:tc>
          <w:tcPr>
            <w:tcW w:w="3390" w:type="dxa"/>
            <w:tcBorders>
              <w:top w:val="single" w:sz="6" w:space="0" w:color="CCCCCC"/>
              <w:left w:val="single" w:sz="6" w:space="0" w:color="CCCCCC"/>
              <w:bottom w:val="single" w:sz="18" w:space="0" w:color="000000"/>
              <w:right w:val="single" w:sz="6" w:space="0" w:color="CCCCCC"/>
            </w:tcBorders>
            <w:tcMar>
              <w:top w:w="40" w:type="dxa"/>
              <w:left w:w="40" w:type="dxa"/>
              <w:bottom w:w="40" w:type="dxa"/>
              <w:right w:w="40" w:type="dxa"/>
            </w:tcMar>
            <w:vAlign w:val="bottom"/>
          </w:tcPr>
          <w:p w14:paraId="72826764" w14:textId="77777777" w:rsidR="00F879B8" w:rsidRDefault="00984543">
            <w:pPr>
              <w:widowControl w:val="0"/>
              <w:rPr>
                <w:b/>
                <w:sz w:val="20"/>
                <w:szCs w:val="20"/>
              </w:rPr>
            </w:pPr>
            <w:r w:rsidRPr="00C61938">
              <w:rPr>
                <w:b/>
                <w:sz w:val="20"/>
                <w:szCs w:val="20"/>
                <w:lang w:val="en-GB"/>
              </w:rPr>
              <w:t xml:space="preserve"> </w:t>
            </w:r>
            <w:r>
              <w:rPr>
                <w:b/>
                <w:sz w:val="20"/>
                <w:szCs w:val="20"/>
              </w:rPr>
              <w:t xml:space="preserve">Country </w:t>
            </w:r>
            <w:proofErr w:type="spellStart"/>
            <w:r>
              <w:rPr>
                <w:b/>
                <w:sz w:val="20"/>
                <w:szCs w:val="20"/>
              </w:rPr>
              <w:t>of</w:t>
            </w:r>
            <w:proofErr w:type="spellEnd"/>
            <w:r>
              <w:rPr>
                <w:b/>
                <w:sz w:val="20"/>
                <w:szCs w:val="20"/>
              </w:rPr>
              <w:t xml:space="preserve"> </w:t>
            </w:r>
            <w:proofErr w:type="spellStart"/>
            <w:r>
              <w:rPr>
                <w:b/>
                <w:sz w:val="20"/>
                <w:szCs w:val="20"/>
              </w:rPr>
              <w:t>employment</w:t>
            </w:r>
            <w:proofErr w:type="spellEnd"/>
            <w:r>
              <w:rPr>
                <w:b/>
                <w:sz w:val="20"/>
                <w:szCs w:val="20"/>
              </w:rPr>
              <w:t>? n (%)</w:t>
            </w:r>
          </w:p>
        </w:tc>
        <w:tc>
          <w:tcPr>
            <w:tcW w:w="1500" w:type="dxa"/>
            <w:tcBorders>
              <w:top w:val="single" w:sz="6" w:space="0" w:color="CCCCCC"/>
              <w:left w:val="single" w:sz="6" w:space="0" w:color="CCCCCC"/>
              <w:bottom w:val="single" w:sz="18" w:space="0" w:color="000000"/>
              <w:right w:val="single" w:sz="6" w:space="0" w:color="CCCCCC"/>
            </w:tcBorders>
            <w:tcMar>
              <w:top w:w="40" w:type="dxa"/>
              <w:left w:w="40" w:type="dxa"/>
              <w:bottom w:w="40" w:type="dxa"/>
              <w:right w:w="40" w:type="dxa"/>
            </w:tcMar>
            <w:vAlign w:val="bottom"/>
          </w:tcPr>
          <w:p w14:paraId="0FC55840" w14:textId="77777777" w:rsidR="00F879B8" w:rsidRDefault="00F879B8">
            <w:pPr>
              <w:widowControl w:val="0"/>
              <w:rPr>
                <w:sz w:val="20"/>
                <w:szCs w:val="20"/>
              </w:rPr>
            </w:pPr>
          </w:p>
        </w:tc>
        <w:tc>
          <w:tcPr>
            <w:tcW w:w="3000" w:type="dxa"/>
            <w:tcBorders>
              <w:top w:val="single" w:sz="6" w:space="0" w:color="CCCCCC"/>
              <w:left w:val="single" w:sz="6" w:space="0" w:color="CCCCCC"/>
              <w:bottom w:val="single" w:sz="18" w:space="0" w:color="000000"/>
              <w:right w:val="single" w:sz="6" w:space="0" w:color="CCCCCC"/>
            </w:tcBorders>
            <w:tcMar>
              <w:top w:w="40" w:type="dxa"/>
              <w:left w:w="40" w:type="dxa"/>
              <w:bottom w:w="40" w:type="dxa"/>
              <w:right w:w="40" w:type="dxa"/>
            </w:tcMar>
            <w:vAlign w:val="bottom"/>
          </w:tcPr>
          <w:p w14:paraId="20D7388A" w14:textId="77777777" w:rsidR="00F879B8" w:rsidRDefault="00F879B8">
            <w:pPr>
              <w:widowControl w:val="0"/>
              <w:rPr>
                <w:sz w:val="20"/>
                <w:szCs w:val="20"/>
              </w:rPr>
            </w:pPr>
          </w:p>
        </w:tc>
        <w:tc>
          <w:tcPr>
            <w:tcW w:w="1380" w:type="dxa"/>
            <w:tcBorders>
              <w:top w:val="single" w:sz="6" w:space="0" w:color="CCCCCC"/>
              <w:left w:val="single" w:sz="6" w:space="0" w:color="CCCCCC"/>
              <w:bottom w:val="single" w:sz="18" w:space="0" w:color="000000"/>
              <w:right w:val="single" w:sz="6" w:space="0" w:color="CCCCCC"/>
            </w:tcBorders>
            <w:tcMar>
              <w:top w:w="40" w:type="dxa"/>
              <w:left w:w="40" w:type="dxa"/>
              <w:bottom w:w="40" w:type="dxa"/>
              <w:right w:w="40" w:type="dxa"/>
            </w:tcMar>
            <w:vAlign w:val="bottom"/>
          </w:tcPr>
          <w:p w14:paraId="7BA0BCD4" w14:textId="77777777" w:rsidR="00F879B8" w:rsidRDefault="00F879B8">
            <w:pPr>
              <w:widowControl w:val="0"/>
              <w:rPr>
                <w:sz w:val="20"/>
                <w:szCs w:val="20"/>
              </w:rPr>
            </w:pPr>
          </w:p>
        </w:tc>
      </w:tr>
      <w:tr w:rsidR="00F879B8" w14:paraId="467D067E" w14:textId="77777777">
        <w:trPr>
          <w:trHeight w:val="315"/>
        </w:trPr>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463DBC" w14:textId="77777777" w:rsidR="00F879B8" w:rsidRDefault="00984543">
            <w:pPr>
              <w:widowControl w:val="0"/>
              <w:rPr>
                <w:sz w:val="20"/>
                <w:szCs w:val="20"/>
              </w:rPr>
            </w:pPr>
            <w:r>
              <w:rPr>
                <w:sz w:val="20"/>
                <w:szCs w:val="20"/>
              </w:rPr>
              <w:t xml:space="preserve"> </w:t>
            </w:r>
            <w:proofErr w:type="spellStart"/>
            <w:r>
              <w:rPr>
                <w:sz w:val="20"/>
                <w:szCs w:val="20"/>
              </w:rPr>
              <w:t>Albania</w:t>
            </w:r>
            <w:proofErr w:type="spellEnd"/>
          </w:p>
        </w:tc>
        <w:tc>
          <w:tcPr>
            <w:tcW w:w="1500" w:type="dxa"/>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bottom"/>
          </w:tcPr>
          <w:p w14:paraId="2ABB143D" w14:textId="77777777" w:rsidR="00F879B8" w:rsidRDefault="00984543">
            <w:pPr>
              <w:widowControl w:val="0"/>
              <w:jc w:val="right"/>
              <w:rPr>
                <w:sz w:val="20"/>
                <w:szCs w:val="20"/>
              </w:rPr>
            </w:pPr>
            <w:r>
              <w:rPr>
                <w:sz w:val="20"/>
                <w:szCs w:val="20"/>
              </w:rPr>
              <w:t>3 (0.3)</w:t>
            </w:r>
          </w:p>
        </w:tc>
        <w:tc>
          <w:tcPr>
            <w:tcW w:w="30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0431D0" w14:textId="77777777" w:rsidR="00F879B8" w:rsidRDefault="00984543">
            <w:pPr>
              <w:widowControl w:val="0"/>
              <w:rPr>
                <w:sz w:val="20"/>
                <w:szCs w:val="20"/>
              </w:rPr>
            </w:pPr>
            <w:r>
              <w:rPr>
                <w:sz w:val="20"/>
                <w:szCs w:val="20"/>
              </w:rPr>
              <w:t xml:space="preserve"> Liechtenstein</w:t>
            </w:r>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F7E79B" w14:textId="77777777" w:rsidR="00F879B8" w:rsidRDefault="00984543">
            <w:pPr>
              <w:widowControl w:val="0"/>
              <w:jc w:val="right"/>
              <w:rPr>
                <w:sz w:val="20"/>
                <w:szCs w:val="20"/>
              </w:rPr>
            </w:pPr>
            <w:r>
              <w:rPr>
                <w:sz w:val="20"/>
                <w:szCs w:val="20"/>
              </w:rPr>
              <w:t>1 (0.1)</w:t>
            </w:r>
          </w:p>
        </w:tc>
      </w:tr>
      <w:tr w:rsidR="00F879B8" w14:paraId="336DB004" w14:textId="77777777">
        <w:trPr>
          <w:trHeight w:val="315"/>
        </w:trPr>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6ED9CD" w14:textId="77777777" w:rsidR="00F879B8" w:rsidRDefault="00984543">
            <w:pPr>
              <w:widowControl w:val="0"/>
              <w:rPr>
                <w:sz w:val="20"/>
                <w:szCs w:val="20"/>
              </w:rPr>
            </w:pPr>
            <w:r>
              <w:rPr>
                <w:sz w:val="20"/>
                <w:szCs w:val="20"/>
              </w:rPr>
              <w:t xml:space="preserve"> Austria</w:t>
            </w:r>
          </w:p>
        </w:tc>
        <w:tc>
          <w:tcPr>
            <w:tcW w:w="1500" w:type="dxa"/>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bottom"/>
          </w:tcPr>
          <w:p w14:paraId="48A678FF" w14:textId="77777777" w:rsidR="00F879B8" w:rsidRDefault="00984543">
            <w:pPr>
              <w:widowControl w:val="0"/>
              <w:jc w:val="right"/>
              <w:rPr>
                <w:sz w:val="20"/>
                <w:szCs w:val="20"/>
              </w:rPr>
            </w:pPr>
            <w:r>
              <w:rPr>
                <w:sz w:val="20"/>
                <w:szCs w:val="20"/>
              </w:rPr>
              <w:t>32 (3.4)</w:t>
            </w:r>
          </w:p>
        </w:tc>
        <w:tc>
          <w:tcPr>
            <w:tcW w:w="30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7C9B37" w14:textId="77777777" w:rsidR="00F879B8" w:rsidRDefault="00984543">
            <w:pPr>
              <w:widowControl w:val="0"/>
              <w:rPr>
                <w:sz w:val="20"/>
                <w:szCs w:val="20"/>
              </w:rPr>
            </w:pPr>
            <w:r>
              <w:rPr>
                <w:sz w:val="20"/>
                <w:szCs w:val="20"/>
              </w:rPr>
              <w:t xml:space="preserve"> </w:t>
            </w:r>
            <w:proofErr w:type="spellStart"/>
            <w:r>
              <w:rPr>
                <w:sz w:val="20"/>
                <w:szCs w:val="20"/>
              </w:rPr>
              <w:t>Lithuania</w:t>
            </w:r>
            <w:proofErr w:type="spellEnd"/>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5B58E3" w14:textId="77777777" w:rsidR="00F879B8" w:rsidRDefault="00984543">
            <w:pPr>
              <w:widowControl w:val="0"/>
              <w:jc w:val="right"/>
              <w:rPr>
                <w:sz w:val="20"/>
                <w:szCs w:val="20"/>
              </w:rPr>
            </w:pPr>
            <w:r>
              <w:rPr>
                <w:sz w:val="20"/>
                <w:szCs w:val="20"/>
              </w:rPr>
              <w:t>8 (0.9)</w:t>
            </w:r>
          </w:p>
        </w:tc>
      </w:tr>
      <w:tr w:rsidR="00F879B8" w14:paraId="16511607" w14:textId="77777777">
        <w:trPr>
          <w:trHeight w:val="315"/>
        </w:trPr>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066219" w14:textId="77777777" w:rsidR="00F879B8" w:rsidRDefault="00984543">
            <w:pPr>
              <w:widowControl w:val="0"/>
              <w:rPr>
                <w:sz w:val="20"/>
                <w:szCs w:val="20"/>
              </w:rPr>
            </w:pPr>
            <w:r>
              <w:rPr>
                <w:sz w:val="20"/>
                <w:szCs w:val="20"/>
              </w:rPr>
              <w:t xml:space="preserve"> Belarus</w:t>
            </w:r>
          </w:p>
        </w:tc>
        <w:tc>
          <w:tcPr>
            <w:tcW w:w="1500" w:type="dxa"/>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bottom"/>
          </w:tcPr>
          <w:p w14:paraId="19EE07FD" w14:textId="77777777" w:rsidR="00F879B8" w:rsidRDefault="00984543">
            <w:pPr>
              <w:widowControl w:val="0"/>
              <w:jc w:val="right"/>
              <w:rPr>
                <w:sz w:val="20"/>
                <w:szCs w:val="20"/>
              </w:rPr>
            </w:pPr>
            <w:r>
              <w:rPr>
                <w:sz w:val="20"/>
                <w:szCs w:val="20"/>
              </w:rPr>
              <w:t>2 (0.2)</w:t>
            </w:r>
          </w:p>
        </w:tc>
        <w:tc>
          <w:tcPr>
            <w:tcW w:w="30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B54382" w14:textId="77777777" w:rsidR="00F879B8" w:rsidRDefault="00984543">
            <w:pPr>
              <w:widowControl w:val="0"/>
              <w:rPr>
                <w:sz w:val="20"/>
                <w:szCs w:val="20"/>
              </w:rPr>
            </w:pPr>
            <w:r>
              <w:rPr>
                <w:sz w:val="20"/>
                <w:szCs w:val="20"/>
              </w:rPr>
              <w:t xml:space="preserve"> Luxembourg</w:t>
            </w:r>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EBC0D2" w14:textId="77777777" w:rsidR="00F879B8" w:rsidRDefault="00984543">
            <w:pPr>
              <w:widowControl w:val="0"/>
              <w:jc w:val="right"/>
              <w:rPr>
                <w:sz w:val="20"/>
                <w:szCs w:val="20"/>
              </w:rPr>
            </w:pPr>
            <w:r>
              <w:rPr>
                <w:sz w:val="20"/>
                <w:szCs w:val="20"/>
              </w:rPr>
              <w:t>4 (0.4)</w:t>
            </w:r>
          </w:p>
        </w:tc>
      </w:tr>
      <w:tr w:rsidR="00F879B8" w14:paraId="77ED90B0" w14:textId="77777777">
        <w:trPr>
          <w:trHeight w:val="315"/>
        </w:trPr>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C6C6EF" w14:textId="77777777" w:rsidR="00F879B8" w:rsidRDefault="00984543">
            <w:pPr>
              <w:widowControl w:val="0"/>
              <w:rPr>
                <w:sz w:val="20"/>
                <w:szCs w:val="20"/>
              </w:rPr>
            </w:pPr>
            <w:r>
              <w:rPr>
                <w:sz w:val="20"/>
                <w:szCs w:val="20"/>
              </w:rPr>
              <w:t xml:space="preserve"> </w:t>
            </w:r>
            <w:proofErr w:type="spellStart"/>
            <w:r>
              <w:rPr>
                <w:sz w:val="20"/>
                <w:szCs w:val="20"/>
              </w:rPr>
              <w:t>Belgium</w:t>
            </w:r>
            <w:proofErr w:type="spellEnd"/>
          </w:p>
        </w:tc>
        <w:tc>
          <w:tcPr>
            <w:tcW w:w="1500" w:type="dxa"/>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bottom"/>
          </w:tcPr>
          <w:p w14:paraId="47CAA819" w14:textId="77777777" w:rsidR="00F879B8" w:rsidRDefault="00984543">
            <w:pPr>
              <w:widowControl w:val="0"/>
              <w:jc w:val="right"/>
              <w:rPr>
                <w:sz w:val="20"/>
                <w:szCs w:val="20"/>
              </w:rPr>
            </w:pPr>
            <w:r>
              <w:rPr>
                <w:sz w:val="20"/>
                <w:szCs w:val="20"/>
              </w:rPr>
              <w:t>27 (2.9)</w:t>
            </w:r>
          </w:p>
        </w:tc>
        <w:tc>
          <w:tcPr>
            <w:tcW w:w="30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9FA8CA" w14:textId="77777777" w:rsidR="00F879B8" w:rsidRDefault="00984543">
            <w:pPr>
              <w:widowControl w:val="0"/>
              <w:rPr>
                <w:sz w:val="20"/>
                <w:szCs w:val="20"/>
              </w:rPr>
            </w:pPr>
            <w:r>
              <w:rPr>
                <w:sz w:val="20"/>
                <w:szCs w:val="20"/>
              </w:rPr>
              <w:t xml:space="preserve"> Malta</w:t>
            </w:r>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1B21D4" w14:textId="77777777" w:rsidR="00F879B8" w:rsidRDefault="00984543">
            <w:pPr>
              <w:widowControl w:val="0"/>
              <w:jc w:val="right"/>
              <w:rPr>
                <w:sz w:val="20"/>
                <w:szCs w:val="20"/>
              </w:rPr>
            </w:pPr>
            <w:r>
              <w:rPr>
                <w:sz w:val="20"/>
                <w:szCs w:val="20"/>
              </w:rPr>
              <w:t>6 (0.6)</w:t>
            </w:r>
          </w:p>
        </w:tc>
      </w:tr>
      <w:tr w:rsidR="00F879B8" w14:paraId="3AB1DBC9" w14:textId="77777777">
        <w:trPr>
          <w:trHeight w:val="315"/>
        </w:trPr>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D4A57F" w14:textId="77777777" w:rsidR="00F879B8" w:rsidRDefault="00984543">
            <w:pPr>
              <w:widowControl w:val="0"/>
              <w:rPr>
                <w:sz w:val="20"/>
                <w:szCs w:val="20"/>
              </w:rPr>
            </w:pPr>
            <w:r>
              <w:rPr>
                <w:sz w:val="20"/>
                <w:szCs w:val="20"/>
              </w:rPr>
              <w:t xml:space="preserve"> </w:t>
            </w:r>
            <w:proofErr w:type="spellStart"/>
            <w:r>
              <w:rPr>
                <w:sz w:val="20"/>
                <w:szCs w:val="20"/>
              </w:rPr>
              <w:t>Bosnia</w:t>
            </w:r>
            <w:proofErr w:type="spellEnd"/>
            <w:r>
              <w:rPr>
                <w:sz w:val="20"/>
                <w:szCs w:val="20"/>
              </w:rPr>
              <w:t xml:space="preserve"> and </w:t>
            </w:r>
            <w:proofErr w:type="spellStart"/>
            <w:r>
              <w:rPr>
                <w:sz w:val="20"/>
                <w:szCs w:val="20"/>
              </w:rPr>
              <w:t>Herzegovina</w:t>
            </w:r>
            <w:proofErr w:type="spellEnd"/>
          </w:p>
        </w:tc>
        <w:tc>
          <w:tcPr>
            <w:tcW w:w="1500" w:type="dxa"/>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bottom"/>
          </w:tcPr>
          <w:p w14:paraId="4BDDF930" w14:textId="77777777" w:rsidR="00F879B8" w:rsidRDefault="00984543">
            <w:pPr>
              <w:widowControl w:val="0"/>
              <w:jc w:val="right"/>
              <w:rPr>
                <w:sz w:val="20"/>
                <w:szCs w:val="20"/>
              </w:rPr>
            </w:pPr>
            <w:r>
              <w:rPr>
                <w:sz w:val="20"/>
                <w:szCs w:val="20"/>
              </w:rPr>
              <w:t>5 (0.5)</w:t>
            </w:r>
          </w:p>
        </w:tc>
        <w:tc>
          <w:tcPr>
            <w:tcW w:w="30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AD909D" w14:textId="77777777" w:rsidR="00F879B8" w:rsidRDefault="00984543">
            <w:pPr>
              <w:widowControl w:val="0"/>
              <w:rPr>
                <w:sz w:val="20"/>
                <w:szCs w:val="20"/>
              </w:rPr>
            </w:pPr>
            <w:r>
              <w:rPr>
                <w:sz w:val="20"/>
                <w:szCs w:val="20"/>
              </w:rPr>
              <w:t xml:space="preserve"> </w:t>
            </w:r>
            <w:proofErr w:type="spellStart"/>
            <w:r>
              <w:rPr>
                <w:sz w:val="20"/>
                <w:szCs w:val="20"/>
              </w:rPr>
              <w:t>Moldova</w:t>
            </w:r>
            <w:proofErr w:type="spellEnd"/>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919946" w14:textId="77777777" w:rsidR="00F879B8" w:rsidRDefault="00984543">
            <w:pPr>
              <w:widowControl w:val="0"/>
              <w:jc w:val="right"/>
              <w:rPr>
                <w:sz w:val="20"/>
                <w:szCs w:val="20"/>
              </w:rPr>
            </w:pPr>
            <w:r>
              <w:rPr>
                <w:sz w:val="20"/>
                <w:szCs w:val="20"/>
              </w:rPr>
              <w:t>3 (0.3)</w:t>
            </w:r>
          </w:p>
        </w:tc>
      </w:tr>
      <w:tr w:rsidR="00F879B8" w14:paraId="419ADD78" w14:textId="77777777">
        <w:trPr>
          <w:trHeight w:val="315"/>
        </w:trPr>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498130" w14:textId="77777777" w:rsidR="00F879B8" w:rsidRDefault="00984543">
            <w:pPr>
              <w:widowControl w:val="0"/>
              <w:rPr>
                <w:sz w:val="20"/>
                <w:szCs w:val="20"/>
              </w:rPr>
            </w:pPr>
            <w:r>
              <w:rPr>
                <w:sz w:val="20"/>
                <w:szCs w:val="20"/>
              </w:rPr>
              <w:t xml:space="preserve"> </w:t>
            </w:r>
            <w:proofErr w:type="spellStart"/>
            <w:r>
              <w:rPr>
                <w:sz w:val="20"/>
                <w:szCs w:val="20"/>
              </w:rPr>
              <w:t>Bulgaria</w:t>
            </w:r>
            <w:proofErr w:type="spellEnd"/>
          </w:p>
        </w:tc>
        <w:tc>
          <w:tcPr>
            <w:tcW w:w="1500" w:type="dxa"/>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bottom"/>
          </w:tcPr>
          <w:p w14:paraId="22EE001B" w14:textId="77777777" w:rsidR="00F879B8" w:rsidRDefault="00984543">
            <w:pPr>
              <w:widowControl w:val="0"/>
              <w:jc w:val="right"/>
              <w:rPr>
                <w:sz w:val="20"/>
                <w:szCs w:val="20"/>
              </w:rPr>
            </w:pPr>
            <w:r>
              <w:rPr>
                <w:sz w:val="20"/>
                <w:szCs w:val="20"/>
              </w:rPr>
              <w:t>8 (0.9)</w:t>
            </w:r>
          </w:p>
        </w:tc>
        <w:tc>
          <w:tcPr>
            <w:tcW w:w="30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86D457" w14:textId="77777777" w:rsidR="00F879B8" w:rsidRDefault="00984543">
            <w:pPr>
              <w:widowControl w:val="0"/>
              <w:rPr>
                <w:sz w:val="20"/>
                <w:szCs w:val="20"/>
              </w:rPr>
            </w:pPr>
            <w:r>
              <w:rPr>
                <w:sz w:val="20"/>
                <w:szCs w:val="20"/>
              </w:rPr>
              <w:t xml:space="preserve"> Monaco</w:t>
            </w:r>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8CE0DB" w14:textId="77777777" w:rsidR="00F879B8" w:rsidRDefault="00984543">
            <w:pPr>
              <w:widowControl w:val="0"/>
              <w:jc w:val="right"/>
              <w:rPr>
                <w:sz w:val="20"/>
                <w:szCs w:val="20"/>
              </w:rPr>
            </w:pPr>
            <w:r>
              <w:rPr>
                <w:sz w:val="20"/>
                <w:szCs w:val="20"/>
              </w:rPr>
              <w:t>1 (0.1)</w:t>
            </w:r>
          </w:p>
        </w:tc>
      </w:tr>
      <w:tr w:rsidR="00F879B8" w14:paraId="3EBA34C9" w14:textId="77777777">
        <w:trPr>
          <w:trHeight w:val="315"/>
        </w:trPr>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2F0900" w14:textId="77777777" w:rsidR="00F879B8" w:rsidRDefault="00984543">
            <w:pPr>
              <w:widowControl w:val="0"/>
              <w:rPr>
                <w:sz w:val="20"/>
                <w:szCs w:val="20"/>
              </w:rPr>
            </w:pPr>
            <w:r>
              <w:rPr>
                <w:sz w:val="20"/>
                <w:szCs w:val="20"/>
              </w:rPr>
              <w:t xml:space="preserve"> </w:t>
            </w:r>
            <w:proofErr w:type="spellStart"/>
            <w:r>
              <w:rPr>
                <w:sz w:val="20"/>
                <w:szCs w:val="20"/>
              </w:rPr>
              <w:t>Croatia</w:t>
            </w:r>
            <w:proofErr w:type="spellEnd"/>
          </w:p>
        </w:tc>
        <w:tc>
          <w:tcPr>
            <w:tcW w:w="1500" w:type="dxa"/>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bottom"/>
          </w:tcPr>
          <w:p w14:paraId="40793EFC" w14:textId="77777777" w:rsidR="00F879B8" w:rsidRDefault="00984543">
            <w:pPr>
              <w:widowControl w:val="0"/>
              <w:jc w:val="right"/>
              <w:rPr>
                <w:sz w:val="20"/>
                <w:szCs w:val="20"/>
              </w:rPr>
            </w:pPr>
            <w:r>
              <w:rPr>
                <w:sz w:val="20"/>
                <w:szCs w:val="20"/>
              </w:rPr>
              <w:t>26 (2.8)</w:t>
            </w:r>
          </w:p>
        </w:tc>
        <w:tc>
          <w:tcPr>
            <w:tcW w:w="30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72184D" w14:textId="77777777" w:rsidR="00F879B8" w:rsidRDefault="00984543">
            <w:pPr>
              <w:widowControl w:val="0"/>
              <w:rPr>
                <w:sz w:val="20"/>
                <w:szCs w:val="20"/>
              </w:rPr>
            </w:pPr>
            <w:r>
              <w:rPr>
                <w:sz w:val="20"/>
                <w:szCs w:val="20"/>
              </w:rPr>
              <w:t xml:space="preserve"> </w:t>
            </w:r>
            <w:proofErr w:type="spellStart"/>
            <w:r>
              <w:rPr>
                <w:sz w:val="20"/>
                <w:szCs w:val="20"/>
              </w:rPr>
              <w:t>Netherlands</w:t>
            </w:r>
            <w:proofErr w:type="spellEnd"/>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1AF1C6" w14:textId="77777777" w:rsidR="00F879B8" w:rsidRDefault="00984543">
            <w:pPr>
              <w:widowControl w:val="0"/>
              <w:jc w:val="right"/>
              <w:rPr>
                <w:sz w:val="20"/>
                <w:szCs w:val="20"/>
              </w:rPr>
            </w:pPr>
            <w:r>
              <w:rPr>
                <w:sz w:val="20"/>
                <w:szCs w:val="20"/>
              </w:rPr>
              <w:t>50 (5.4)</w:t>
            </w:r>
          </w:p>
        </w:tc>
      </w:tr>
      <w:tr w:rsidR="00F879B8" w14:paraId="41A8A8FC" w14:textId="77777777">
        <w:trPr>
          <w:trHeight w:val="315"/>
        </w:trPr>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87E687" w14:textId="77777777" w:rsidR="00F879B8" w:rsidRDefault="00984543">
            <w:pPr>
              <w:widowControl w:val="0"/>
              <w:rPr>
                <w:sz w:val="20"/>
                <w:szCs w:val="20"/>
              </w:rPr>
            </w:pPr>
            <w:r>
              <w:rPr>
                <w:sz w:val="20"/>
                <w:szCs w:val="20"/>
              </w:rPr>
              <w:t xml:space="preserve"> Cyprus</w:t>
            </w:r>
          </w:p>
        </w:tc>
        <w:tc>
          <w:tcPr>
            <w:tcW w:w="1500" w:type="dxa"/>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bottom"/>
          </w:tcPr>
          <w:p w14:paraId="60A384E9" w14:textId="77777777" w:rsidR="00F879B8" w:rsidRDefault="00984543">
            <w:pPr>
              <w:widowControl w:val="0"/>
              <w:jc w:val="right"/>
              <w:rPr>
                <w:sz w:val="20"/>
                <w:szCs w:val="20"/>
              </w:rPr>
            </w:pPr>
            <w:r>
              <w:rPr>
                <w:sz w:val="20"/>
                <w:szCs w:val="20"/>
              </w:rPr>
              <w:t>4 (0.4)</w:t>
            </w:r>
          </w:p>
        </w:tc>
        <w:tc>
          <w:tcPr>
            <w:tcW w:w="30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2EBD80" w14:textId="77777777" w:rsidR="00F879B8" w:rsidRDefault="00984543">
            <w:pPr>
              <w:widowControl w:val="0"/>
              <w:rPr>
                <w:sz w:val="20"/>
                <w:szCs w:val="20"/>
              </w:rPr>
            </w:pPr>
            <w:r>
              <w:rPr>
                <w:sz w:val="20"/>
                <w:szCs w:val="20"/>
              </w:rPr>
              <w:t xml:space="preserve"> </w:t>
            </w:r>
            <w:proofErr w:type="spellStart"/>
            <w:r>
              <w:rPr>
                <w:sz w:val="20"/>
                <w:szCs w:val="20"/>
              </w:rPr>
              <w:t>Macedonia</w:t>
            </w:r>
            <w:proofErr w:type="spellEnd"/>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28D60E" w14:textId="77777777" w:rsidR="00F879B8" w:rsidRDefault="00984543">
            <w:pPr>
              <w:widowControl w:val="0"/>
              <w:jc w:val="right"/>
              <w:rPr>
                <w:sz w:val="20"/>
                <w:szCs w:val="20"/>
              </w:rPr>
            </w:pPr>
            <w:r>
              <w:rPr>
                <w:sz w:val="20"/>
                <w:szCs w:val="20"/>
              </w:rPr>
              <w:t>3 (0.3)</w:t>
            </w:r>
          </w:p>
        </w:tc>
      </w:tr>
      <w:tr w:rsidR="00F879B8" w14:paraId="6A7A825F" w14:textId="77777777">
        <w:trPr>
          <w:trHeight w:val="315"/>
        </w:trPr>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679379" w14:textId="77777777" w:rsidR="00F879B8" w:rsidRDefault="00984543">
            <w:pPr>
              <w:widowControl w:val="0"/>
              <w:rPr>
                <w:sz w:val="20"/>
                <w:szCs w:val="20"/>
              </w:rPr>
            </w:pPr>
            <w:r>
              <w:rPr>
                <w:sz w:val="20"/>
                <w:szCs w:val="20"/>
              </w:rPr>
              <w:t xml:space="preserve"> </w:t>
            </w:r>
            <w:proofErr w:type="spellStart"/>
            <w:r>
              <w:rPr>
                <w:sz w:val="20"/>
                <w:szCs w:val="20"/>
              </w:rPr>
              <w:t>Czechia</w:t>
            </w:r>
            <w:proofErr w:type="spellEnd"/>
          </w:p>
        </w:tc>
        <w:tc>
          <w:tcPr>
            <w:tcW w:w="1500" w:type="dxa"/>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bottom"/>
          </w:tcPr>
          <w:p w14:paraId="6691978B" w14:textId="77777777" w:rsidR="00F879B8" w:rsidRDefault="00984543">
            <w:pPr>
              <w:widowControl w:val="0"/>
              <w:jc w:val="right"/>
              <w:rPr>
                <w:sz w:val="20"/>
                <w:szCs w:val="20"/>
              </w:rPr>
            </w:pPr>
            <w:r>
              <w:rPr>
                <w:sz w:val="20"/>
                <w:szCs w:val="20"/>
              </w:rPr>
              <w:t>10 (1.1)</w:t>
            </w:r>
          </w:p>
        </w:tc>
        <w:tc>
          <w:tcPr>
            <w:tcW w:w="30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6FA2CF" w14:textId="77777777" w:rsidR="00F879B8" w:rsidRDefault="00984543">
            <w:pPr>
              <w:widowControl w:val="0"/>
              <w:rPr>
                <w:sz w:val="20"/>
                <w:szCs w:val="20"/>
              </w:rPr>
            </w:pPr>
            <w:r>
              <w:rPr>
                <w:sz w:val="20"/>
                <w:szCs w:val="20"/>
              </w:rPr>
              <w:t xml:space="preserve"> </w:t>
            </w:r>
            <w:proofErr w:type="spellStart"/>
            <w:r>
              <w:rPr>
                <w:sz w:val="20"/>
                <w:szCs w:val="20"/>
              </w:rPr>
              <w:t>Norway</w:t>
            </w:r>
            <w:proofErr w:type="spellEnd"/>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C5CDF2" w14:textId="77777777" w:rsidR="00F879B8" w:rsidRDefault="00984543">
            <w:pPr>
              <w:widowControl w:val="0"/>
              <w:jc w:val="right"/>
              <w:rPr>
                <w:sz w:val="20"/>
                <w:szCs w:val="20"/>
              </w:rPr>
            </w:pPr>
            <w:r>
              <w:rPr>
                <w:sz w:val="20"/>
                <w:szCs w:val="20"/>
              </w:rPr>
              <w:t>8 (0.9)</w:t>
            </w:r>
          </w:p>
        </w:tc>
      </w:tr>
      <w:tr w:rsidR="00F879B8" w14:paraId="715C9504" w14:textId="77777777">
        <w:trPr>
          <w:trHeight w:val="315"/>
        </w:trPr>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E85EF5" w14:textId="77777777" w:rsidR="00F879B8" w:rsidRDefault="00984543">
            <w:pPr>
              <w:widowControl w:val="0"/>
              <w:rPr>
                <w:sz w:val="20"/>
                <w:szCs w:val="20"/>
              </w:rPr>
            </w:pPr>
            <w:r>
              <w:rPr>
                <w:sz w:val="20"/>
                <w:szCs w:val="20"/>
              </w:rPr>
              <w:t xml:space="preserve"> </w:t>
            </w:r>
            <w:proofErr w:type="spellStart"/>
            <w:r>
              <w:rPr>
                <w:sz w:val="20"/>
                <w:szCs w:val="20"/>
              </w:rPr>
              <w:t>Denmark</w:t>
            </w:r>
            <w:proofErr w:type="spellEnd"/>
          </w:p>
        </w:tc>
        <w:tc>
          <w:tcPr>
            <w:tcW w:w="1500" w:type="dxa"/>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bottom"/>
          </w:tcPr>
          <w:p w14:paraId="058FE527" w14:textId="77777777" w:rsidR="00F879B8" w:rsidRDefault="00984543">
            <w:pPr>
              <w:widowControl w:val="0"/>
              <w:jc w:val="right"/>
              <w:rPr>
                <w:sz w:val="20"/>
                <w:szCs w:val="20"/>
              </w:rPr>
            </w:pPr>
            <w:r>
              <w:rPr>
                <w:sz w:val="20"/>
                <w:szCs w:val="20"/>
              </w:rPr>
              <w:t>11 (1.2)</w:t>
            </w:r>
          </w:p>
        </w:tc>
        <w:tc>
          <w:tcPr>
            <w:tcW w:w="30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56BE4A" w14:textId="77777777" w:rsidR="00F879B8" w:rsidRDefault="00984543">
            <w:pPr>
              <w:widowControl w:val="0"/>
              <w:rPr>
                <w:sz w:val="20"/>
                <w:szCs w:val="20"/>
              </w:rPr>
            </w:pPr>
            <w:r>
              <w:rPr>
                <w:sz w:val="20"/>
                <w:szCs w:val="20"/>
              </w:rPr>
              <w:t xml:space="preserve"> </w:t>
            </w:r>
            <w:proofErr w:type="spellStart"/>
            <w:r>
              <w:rPr>
                <w:sz w:val="20"/>
                <w:szCs w:val="20"/>
              </w:rPr>
              <w:t>Poland</w:t>
            </w:r>
            <w:proofErr w:type="spellEnd"/>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CF14C5" w14:textId="77777777" w:rsidR="00F879B8" w:rsidRDefault="00984543">
            <w:pPr>
              <w:widowControl w:val="0"/>
              <w:jc w:val="right"/>
              <w:rPr>
                <w:sz w:val="20"/>
                <w:szCs w:val="20"/>
              </w:rPr>
            </w:pPr>
            <w:r>
              <w:rPr>
                <w:sz w:val="20"/>
                <w:szCs w:val="20"/>
              </w:rPr>
              <w:t>19 (2.0)</w:t>
            </w:r>
          </w:p>
        </w:tc>
      </w:tr>
      <w:tr w:rsidR="00F879B8" w14:paraId="0ABBCE67" w14:textId="77777777">
        <w:trPr>
          <w:trHeight w:val="315"/>
        </w:trPr>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CDB74A" w14:textId="77777777" w:rsidR="00F879B8" w:rsidRDefault="00984543">
            <w:pPr>
              <w:widowControl w:val="0"/>
              <w:rPr>
                <w:sz w:val="20"/>
                <w:szCs w:val="20"/>
              </w:rPr>
            </w:pPr>
            <w:r>
              <w:rPr>
                <w:sz w:val="20"/>
                <w:szCs w:val="20"/>
              </w:rPr>
              <w:t xml:space="preserve"> Estonia</w:t>
            </w:r>
          </w:p>
        </w:tc>
        <w:tc>
          <w:tcPr>
            <w:tcW w:w="1500" w:type="dxa"/>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bottom"/>
          </w:tcPr>
          <w:p w14:paraId="79FD36AB" w14:textId="77777777" w:rsidR="00F879B8" w:rsidRDefault="00984543">
            <w:pPr>
              <w:widowControl w:val="0"/>
              <w:jc w:val="right"/>
              <w:rPr>
                <w:sz w:val="20"/>
                <w:szCs w:val="20"/>
              </w:rPr>
            </w:pPr>
            <w:r>
              <w:rPr>
                <w:sz w:val="20"/>
                <w:szCs w:val="20"/>
              </w:rPr>
              <w:t>4 (0.4)</w:t>
            </w:r>
          </w:p>
        </w:tc>
        <w:tc>
          <w:tcPr>
            <w:tcW w:w="30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274572" w14:textId="77777777" w:rsidR="00F879B8" w:rsidRDefault="00984543">
            <w:pPr>
              <w:widowControl w:val="0"/>
              <w:rPr>
                <w:sz w:val="20"/>
                <w:szCs w:val="20"/>
              </w:rPr>
            </w:pPr>
            <w:r>
              <w:rPr>
                <w:sz w:val="20"/>
                <w:szCs w:val="20"/>
              </w:rPr>
              <w:t xml:space="preserve"> Portugal</w:t>
            </w:r>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9FDBB0" w14:textId="77777777" w:rsidR="00F879B8" w:rsidRDefault="00984543">
            <w:pPr>
              <w:widowControl w:val="0"/>
              <w:jc w:val="right"/>
              <w:rPr>
                <w:sz w:val="20"/>
                <w:szCs w:val="20"/>
              </w:rPr>
            </w:pPr>
            <w:r>
              <w:rPr>
                <w:sz w:val="20"/>
                <w:szCs w:val="20"/>
              </w:rPr>
              <w:t>56 (6.0)</w:t>
            </w:r>
          </w:p>
        </w:tc>
      </w:tr>
      <w:tr w:rsidR="00F879B8" w14:paraId="5BC0D980" w14:textId="77777777">
        <w:trPr>
          <w:trHeight w:val="315"/>
        </w:trPr>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E9F944" w14:textId="77777777" w:rsidR="00F879B8" w:rsidRDefault="00984543">
            <w:pPr>
              <w:widowControl w:val="0"/>
              <w:rPr>
                <w:sz w:val="20"/>
                <w:szCs w:val="20"/>
              </w:rPr>
            </w:pPr>
            <w:r>
              <w:rPr>
                <w:sz w:val="20"/>
                <w:szCs w:val="20"/>
              </w:rPr>
              <w:t xml:space="preserve"> </w:t>
            </w:r>
            <w:proofErr w:type="spellStart"/>
            <w:r>
              <w:rPr>
                <w:sz w:val="20"/>
                <w:szCs w:val="20"/>
              </w:rPr>
              <w:t>Finland</w:t>
            </w:r>
            <w:proofErr w:type="spellEnd"/>
          </w:p>
        </w:tc>
        <w:tc>
          <w:tcPr>
            <w:tcW w:w="1500" w:type="dxa"/>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bottom"/>
          </w:tcPr>
          <w:p w14:paraId="680C9A37" w14:textId="77777777" w:rsidR="00F879B8" w:rsidRDefault="00984543">
            <w:pPr>
              <w:widowControl w:val="0"/>
              <w:jc w:val="right"/>
              <w:rPr>
                <w:sz w:val="20"/>
                <w:szCs w:val="20"/>
              </w:rPr>
            </w:pPr>
            <w:r>
              <w:rPr>
                <w:sz w:val="20"/>
                <w:szCs w:val="20"/>
              </w:rPr>
              <w:t>12 (1.3)</w:t>
            </w:r>
          </w:p>
        </w:tc>
        <w:tc>
          <w:tcPr>
            <w:tcW w:w="30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851B21" w14:textId="77777777" w:rsidR="00F879B8" w:rsidRDefault="00984543">
            <w:pPr>
              <w:widowControl w:val="0"/>
              <w:rPr>
                <w:sz w:val="20"/>
                <w:szCs w:val="20"/>
              </w:rPr>
            </w:pPr>
            <w:r>
              <w:rPr>
                <w:sz w:val="20"/>
                <w:szCs w:val="20"/>
              </w:rPr>
              <w:t xml:space="preserve"> Romania</w:t>
            </w:r>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6E9115" w14:textId="77777777" w:rsidR="00F879B8" w:rsidRDefault="00984543">
            <w:pPr>
              <w:widowControl w:val="0"/>
              <w:jc w:val="right"/>
              <w:rPr>
                <w:sz w:val="20"/>
                <w:szCs w:val="20"/>
              </w:rPr>
            </w:pPr>
            <w:r>
              <w:rPr>
                <w:sz w:val="20"/>
                <w:szCs w:val="20"/>
              </w:rPr>
              <w:t>31 (3.3)</w:t>
            </w:r>
          </w:p>
        </w:tc>
      </w:tr>
      <w:tr w:rsidR="00F879B8" w14:paraId="7706D2DE" w14:textId="77777777">
        <w:trPr>
          <w:trHeight w:val="315"/>
        </w:trPr>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64DB8B" w14:textId="77777777" w:rsidR="00F879B8" w:rsidRDefault="00984543">
            <w:pPr>
              <w:widowControl w:val="0"/>
              <w:rPr>
                <w:sz w:val="20"/>
                <w:szCs w:val="20"/>
              </w:rPr>
            </w:pPr>
            <w:r>
              <w:rPr>
                <w:sz w:val="20"/>
                <w:szCs w:val="20"/>
              </w:rPr>
              <w:t xml:space="preserve"> France</w:t>
            </w:r>
          </w:p>
        </w:tc>
        <w:tc>
          <w:tcPr>
            <w:tcW w:w="1500" w:type="dxa"/>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bottom"/>
          </w:tcPr>
          <w:p w14:paraId="08472763" w14:textId="77777777" w:rsidR="00F879B8" w:rsidRDefault="00984543">
            <w:pPr>
              <w:widowControl w:val="0"/>
              <w:jc w:val="right"/>
              <w:rPr>
                <w:sz w:val="20"/>
                <w:szCs w:val="20"/>
              </w:rPr>
            </w:pPr>
            <w:r>
              <w:rPr>
                <w:sz w:val="20"/>
                <w:szCs w:val="20"/>
              </w:rPr>
              <w:t>24 (2.6)</w:t>
            </w:r>
          </w:p>
        </w:tc>
        <w:tc>
          <w:tcPr>
            <w:tcW w:w="30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BEA3CF" w14:textId="77777777" w:rsidR="00F879B8" w:rsidRDefault="00984543">
            <w:pPr>
              <w:widowControl w:val="0"/>
              <w:rPr>
                <w:sz w:val="20"/>
                <w:szCs w:val="20"/>
              </w:rPr>
            </w:pPr>
            <w:r>
              <w:rPr>
                <w:sz w:val="20"/>
                <w:szCs w:val="20"/>
              </w:rPr>
              <w:t xml:space="preserve"> Russia</w:t>
            </w:r>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9F016F" w14:textId="77777777" w:rsidR="00F879B8" w:rsidRDefault="00984543">
            <w:pPr>
              <w:widowControl w:val="0"/>
              <w:jc w:val="right"/>
              <w:rPr>
                <w:sz w:val="20"/>
                <w:szCs w:val="20"/>
              </w:rPr>
            </w:pPr>
            <w:r>
              <w:rPr>
                <w:sz w:val="20"/>
                <w:szCs w:val="20"/>
              </w:rPr>
              <w:t>12 (1.3)</w:t>
            </w:r>
          </w:p>
        </w:tc>
      </w:tr>
      <w:tr w:rsidR="00F879B8" w14:paraId="1FC49C28" w14:textId="77777777">
        <w:trPr>
          <w:trHeight w:val="315"/>
        </w:trPr>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D47CCB" w14:textId="77777777" w:rsidR="00F879B8" w:rsidRDefault="00984543">
            <w:pPr>
              <w:widowControl w:val="0"/>
              <w:rPr>
                <w:sz w:val="20"/>
                <w:szCs w:val="20"/>
              </w:rPr>
            </w:pPr>
            <w:r>
              <w:rPr>
                <w:sz w:val="20"/>
                <w:szCs w:val="20"/>
              </w:rPr>
              <w:t xml:space="preserve"> Georgia</w:t>
            </w:r>
          </w:p>
        </w:tc>
        <w:tc>
          <w:tcPr>
            <w:tcW w:w="1500" w:type="dxa"/>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bottom"/>
          </w:tcPr>
          <w:p w14:paraId="01C45230" w14:textId="77777777" w:rsidR="00F879B8" w:rsidRDefault="00984543">
            <w:pPr>
              <w:widowControl w:val="0"/>
              <w:jc w:val="right"/>
              <w:rPr>
                <w:sz w:val="20"/>
                <w:szCs w:val="20"/>
              </w:rPr>
            </w:pPr>
            <w:r>
              <w:rPr>
                <w:sz w:val="20"/>
                <w:szCs w:val="20"/>
              </w:rPr>
              <w:t>2 (0.2)</w:t>
            </w:r>
          </w:p>
        </w:tc>
        <w:tc>
          <w:tcPr>
            <w:tcW w:w="30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91B821" w14:textId="77777777" w:rsidR="00F879B8" w:rsidRDefault="00984543">
            <w:pPr>
              <w:widowControl w:val="0"/>
              <w:rPr>
                <w:sz w:val="20"/>
                <w:szCs w:val="20"/>
              </w:rPr>
            </w:pPr>
            <w:r>
              <w:rPr>
                <w:sz w:val="20"/>
                <w:szCs w:val="20"/>
              </w:rPr>
              <w:t xml:space="preserve"> </w:t>
            </w:r>
            <w:proofErr w:type="spellStart"/>
            <w:r>
              <w:rPr>
                <w:sz w:val="20"/>
                <w:szCs w:val="20"/>
              </w:rPr>
              <w:t>Serbia</w:t>
            </w:r>
            <w:proofErr w:type="spellEnd"/>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51A8C6" w14:textId="77777777" w:rsidR="00F879B8" w:rsidRDefault="00984543">
            <w:pPr>
              <w:widowControl w:val="0"/>
              <w:jc w:val="right"/>
              <w:rPr>
                <w:sz w:val="20"/>
                <w:szCs w:val="20"/>
              </w:rPr>
            </w:pPr>
            <w:r>
              <w:rPr>
                <w:sz w:val="20"/>
                <w:szCs w:val="20"/>
              </w:rPr>
              <w:t>14 (1.5)</w:t>
            </w:r>
          </w:p>
        </w:tc>
      </w:tr>
      <w:tr w:rsidR="00F879B8" w14:paraId="4C080E6B" w14:textId="77777777">
        <w:trPr>
          <w:trHeight w:val="315"/>
        </w:trPr>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A77768" w14:textId="77777777" w:rsidR="00F879B8" w:rsidRDefault="00984543">
            <w:pPr>
              <w:widowControl w:val="0"/>
              <w:rPr>
                <w:sz w:val="20"/>
                <w:szCs w:val="20"/>
              </w:rPr>
            </w:pPr>
            <w:r>
              <w:rPr>
                <w:sz w:val="20"/>
                <w:szCs w:val="20"/>
              </w:rPr>
              <w:t xml:space="preserve"> Germany</w:t>
            </w:r>
          </w:p>
        </w:tc>
        <w:tc>
          <w:tcPr>
            <w:tcW w:w="1500" w:type="dxa"/>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bottom"/>
          </w:tcPr>
          <w:p w14:paraId="379CB88F" w14:textId="77777777" w:rsidR="00F879B8" w:rsidRDefault="00984543">
            <w:pPr>
              <w:widowControl w:val="0"/>
              <w:jc w:val="right"/>
              <w:rPr>
                <w:sz w:val="20"/>
                <w:szCs w:val="20"/>
              </w:rPr>
            </w:pPr>
            <w:r>
              <w:rPr>
                <w:sz w:val="20"/>
                <w:szCs w:val="20"/>
              </w:rPr>
              <w:t>132 (14.2)</w:t>
            </w:r>
          </w:p>
        </w:tc>
        <w:tc>
          <w:tcPr>
            <w:tcW w:w="30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610F62" w14:textId="77777777" w:rsidR="00F879B8" w:rsidRDefault="00984543">
            <w:pPr>
              <w:widowControl w:val="0"/>
              <w:rPr>
                <w:sz w:val="20"/>
                <w:szCs w:val="20"/>
              </w:rPr>
            </w:pPr>
            <w:r>
              <w:rPr>
                <w:sz w:val="20"/>
                <w:szCs w:val="20"/>
              </w:rPr>
              <w:t xml:space="preserve"> </w:t>
            </w:r>
            <w:proofErr w:type="spellStart"/>
            <w:r>
              <w:rPr>
                <w:sz w:val="20"/>
                <w:szCs w:val="20"/>
              </w:rPr>
              <w:t>Slovakia</w:t>
            </w:r>
            <w:proofErr w:type="spellEnd"/>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97D661" w14:textId="77777777" w:rsidR="00F879B8" w:rsidRDefault="00984543">
            <w:pPr>
              <w:widowControl w:val="0"/>
              <w:jc w:val="right"/>
              <w:rPr>
                <w:sz w:val="20"/>
                <w:szCs w:val="20"/>
              </w:rPr>
            </w:pPr>
            <w:r>
              <w:rPr>
                <w:sz w:val="20"/>
                <w:szCs w:val="20"/>
              </w:rPr>
              <w:t>8 (0.9)</w:t>
            </w:r>
          </w:p>
        </w:tc>
      </w:tr>
      <w:tr w:rsidR="00F879B8" w14:paraId="5D4E30D1" w14:textId="77777777">
        <w:trPr>
          <w:trHeight w:val="315"/>
        </w:trPr>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1E0E23" w14:textId="77777777" w:rsidR="00F879B8" w:rsidRDefault="00984543">
            <w:pPr>
              <w:widowControl w:val="0"/>
              <w:rPr>
                <w:sz w:val="20"/>
                <w:szCs w:val="20"/>
              </w:rPr>
            </w:pPr>
            <w:r>
              <w:rPr>
                <w:sz w:val="20"/>
                <w:szCs w:val="20"/>
              </w:rPr>
              <w:t xml:space="preserve"> </w:t>
            </w:r>
            <w:proofErr w:type="spellStart"/>
            <w:r>
              <w:rPr>
                <w:sz w:val="20"/>
                <w:szCs w:val="20"/>
              </w:rPr>
              <w:t>Greece</w:t>
            </w:r>
            <w:proofErr w:type="spellEnd"/>
          </w:p>
        </w:tc>
        <w:tc>
          <w:tcPr>
            <w:tcW w:w="1500" w:type="dxa"/>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bottom"/>
          </w:tcPr>
          <w:p w14:paraId="58114ACD" w14:textId="77777777" w:rsidR="00F879B8" w:rsidRDefault="00984543">
            <w:pPr>
              <w:widowControl w:val="0"/>
              <w:jc w:val="right"/>
              <w:rPr>
                <w:sz w:val="20"/>
                <w:szCs w:val="20"/>
              </w:rPr>
            </w:pPr>
            <w:r>
              <w:rPr>
                <w:sz w:val="20"/>
                <w:szCs w:val="20"/>
              </w:rPr>
              <w:t>45 (4.8)</w:t>
            </w:r>
          </w:p>
        </w:tc>
        <w:tc>
          <w:tcPr>
            <w:tcW w:w="30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6F7E81" w14:textId="77777777" w:rsidR="00F879B8" w:rsidRDefault="00984543">
            <w:pPr>
              <w:widowControl w:val="0"/>
              <w:rPr>
                <w:sz w:val="20"/>
                <w:szCs w:val="20"/>
              </w:rPr>
            </w:pPr>
            <w:r>
              <w:rPr>
                <w:sz w:val="20"/>
                <w:szCs w:val="20"/>
              </w:rPr>
              <w:t xml:space="preserve"> Slovenia</w:t>
            </w:r>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54E126" w14:textId="77777777" w:rsidR="00F879B8" w:rsidRDefault="00984543">
            <w:pPr>
              <w:widowControl w:val="0"/>
              <w:jc w:val="right"/>
              <w:rPr>
                <w:sz w:val="20"/>
                <w:szCs w:val="20"/>
              </w:rPr>
            </w:pPr>
            <w:r>
              <w:rPr>
                <w:sz w:val="20"/>
                <w:szCs w:val="20"/>
              </w:rPr>
              <w:t>14 (1.5)</w:t>
            </w:r>
          </w:p>
        </w:tc>
      </w:tr>
      <w:tr w:rsidR="00F879B8" w14:paraId="124D4583" w14:textId="77777777">
        <w:trPr>
          <w:trHeight w:val="315"/>
        </w:trPr>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B39CBE" w14:textId="77777777" w:rsidR="00F879B8" w:rsidRDefault="00984543">
            <w:pPr>
              <w:widowControl w:val="0"/>
              <w:rPr>
                <w:sz w:val="20"/>
                <w:szCs w:val="20"/>
              </w:rPr>
            </w:pPr>
            <w:r>
              <w:rPr>
                <w:sz w:val="20"/>
                <w:szCs w:val="20"/>
              </w:rPr>
              <w:t xml:space="preserve"> </w:t>
            </w:r>
            <w:proofErr w:type="spellStart"/>
            <w:r>
              <w:rPr>
                <w:sz w:val="20"/>
                <w:szCs w:val="20"/>
              </w:rPr>
              <w:t>Hungary</w:t>
            </w:r>
            <w:proofErr w:type="spellEnd"/>
          </w:p>
        </w:tc>
        <w:tc>
          <w:tcPr>
            <w:tcW w:w="1500" w:type="dxa"/>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bottom"/>
          </w:tcPr>
          <w:p w14:paraId="5490DE31" w14:textId="77777777" w:rsidR="00F879B8" w:rsidRDefault="00984543">
            <w:pPr>
              <w:widowControl w:val="0"/>
              <w:jc w:val="right"/>
              <w:rPr>
                <w:sz w:val="20"/>
                <w:szCs w:val="20"/>
              </w:rPr>
            </w:pPr>
            <w:r>
              <w:rPr>
                <w:sz w:val="20"/>
                <w:szCs w:val="20"/>
              </w:rPr>
              <w:t>8 (0.9)</w:t>
            </w:r>
          </w:p>
        </w:tc>
        <w:tc>
          <w:tcPr>
            <w:tcW w:w="30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A8EE58" w14:textId="77777777" w:rsidR="00F879B8" w:rsidRDefault="00984543">
            <w:pPr>
              <w:widowControl w:val="0"/>
              <w:rPr>
                <w:sz w:val="20"/>
                <w:szCs w:val="20"/>
              </w:rPr>
            </w:pPr>
            <w:r>
              <w:rPr>
                <w:sz w:val="20"/>
                <w:szCs w:val="20"/>
              </w:rPr>
              <w:t xml:space="preserve"> Spain</w:t>
            </w:r>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CC7910" w14:textId="77777777" w:rsidR="00F879B8" w:rsidRDefault="00984543">
            <w:pPr>
              <w:widowControl w:val="0"/>
              <w:jc w:val="right"/>
              <w:rPr>
                <w:sz w:val="20"/>
                <w:szCs w:val="20"/>
              </w:rPr>
            </w:pPr>
            <w:r>
              <w:rPr>
                <w:sz w:val="20"/>
                <w:szCs w:val="20"/>
              </w:rPr>
              <w:t>73 (7.8)</w:t>
            </w:r>
          </w:p>
        </w:tc>
      </w:tr>
      <w:tr w:rsidR="00F879B8" w14:paraId="53E3258F" w14:textId="77777777">
        <w:trPr>
          <w:trHeight w:val="315"/>
        </w:trPr>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707F3E" w14:textId="77777777" w:rsidR="00F879B8" w:rsidRDefault="00984543">
            <w:pPr>
              <w:widowControl w:val="0"/>
              <w:rPr>
                <w:sz w:val="20"/>
                <w:szCs w:val="20"/>
              </w:rPr>
            </w:pPr>
            <w:r>
              <w:rPr>
                <w:sz w:val="20"/>
                <w:szCs w:val="20"/>
              </w:rPr>
              <w:t xml:space="preserve"> Iceland</w:t>
            </w:r>
          </w:p>
        </w:tc>
        <w:tc>
          <w:tcPr>
            <w:tcW w:w="1500" w:type="dxa"/>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bottom"/>
          </w:tcPr>
          <w:p w14:paraId="2BCE4065" w14:textId="77777777" w:rsidR="00F879B8" w:rsidRDefault="00984543">
            <w:pPr>
              <w:widowControl w:val="0"/>
              <w:jc w:val="right"/>
              <w:rPr>
                <w:sz w:val="20"/>
                <w:szCs w:val="20"/>
              </w:rPr>
            </w:pPr>
            <w:r>
              <w:rPr>
                <w:sz w:val="20"/>
                <w:szCs w:val="20"/>
              </w:rPr>
              <w:t>1 (0.1)</w:t>
            </w:r>
          </w:p>
        </w:tc>
        <w:tc>
          <w:tcPr>
            <w:tcW w:w="30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89387D" w14:textId="77777777" w:rsidR="00F879B8" w:rsidRDefault="00984543">
            <w:pPr>
              <w:widowControl w:val="0"/>
              <w:rPr>
                <w:sz w:val="20"/>
                <w:szCs w:val="20"/>
              </w:rPr>
            </w:pPr>
            <w:r>
              <w:rPr>
                <w:sz w:val="20"/>
                <w:szCs w:val="20"/>
              </w:rPr>
              <w:t xml:space="preserve"> </w:t>
            </w:r>
            <w:proofErr w:type="spellStart"/>
            <w:r>
              <w:rPr>
                <w:sz w:val="20"/>
                <w:szCs w:val="20"/>
              </w:rPr>
              <w:t>Sweden</w:t>
            </w:r>
            <w:proofErr w:type="spellEnd"/>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48C611" w14:textId="77777777" w:rsidR="00F879B8" w:rsidRDefault="00984543">
            <w:pPr>
              <w:widowControl w:val="0"/>
              <w:jc w:val="right"/>
              <w:rPr>
                <w:sz w:val="20"/>
                <w:szCs w:val="20"/>
              </w:rPr>
            </w:pPr>
            <w:r>
              <w:rPr>
                <w:sz w:val="20"/>
                <w:szCs w:val="20"/>
              </w:rPr>
              <w:t>43 (4.6)</w:t>
            </w:r>
          </w:p>
        </w:tc>
      </w:tr>
      <w:tr w:rsidR="00F879B8" w14:paraId="3F91A2B7" w14:textId="77777777">
        <w:trPr>
          <w:trHeight w:val="315"/>
        </w:trPr>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24BF4E" w14:textId="77777777" w:rsidR="00F879B8" w:rsidRDefault="00984543">
            <w:pPr>
              <w:widowControl w:val="0"/>
              <w:rPr>
                <w:sz w:val="20"/>
                <w:szCs w:val="20"/>
              </w:rPr>
            </w:pPr>
            <w:r>
              <w:rPr>
                <w:sz w:val="20"/>
                <w:szCs w:val="20"/>
              </w:rPr>
              <w:t xml:space="preserve"> </w:t>
            </w:r>
            <w:proofErr w:type="spellStart"/>
            <w:r>
              <w:rPr>
                <w:sz w:val="20"/>
                <w:szCs w:val="20"/>
              </w:rPr>
              <w:t>Ireland</w:t>
            </w:r>
            <w:proofErr w:type="spellEnd"/>
          </w:p>
        </w:tc>
        <w:tc>
          <w:tcPr>
            <w:tcW w:w="1500" w:type="dxa"/>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bottom"/>
          </w:tcPr>
          <w:p w14:paraId="38CC03CE" w14:textId="77777777" w:rsidR="00F879B8" w:rsidRDefault="00984543">
            <w:pPr>
              <w:widowControl w:val="0"/>
              <w:jc w:val="right"/>
              <w:rPr>
                <w:sz w:val="20"/>
                <w:szCs w:val="20"/>
              </w:rPr>
            </w:pPr>
            <w:r>
              <w:rPr>
                <w:sz w:val="20"/>
                <w:szCs w:val="20"/>
              </w:rPr>
              <w:t>18 (1.9)</w:t>
            </w:r>
          </w:p>
        </w:tc>
        <w:tc>
          <w:tcPr>
            <w:tcW w:w="30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BAC1F8" w14:textId="77777777" w:rsidR="00F879B8" w:rsidRDefault="00984543">
            <w:pPr>
              <w:widowControl w:val="0"/>
              <w:rPr>
                <w:sz w:val="20"/>
                <w:szCs w:val="20"/>
              </w:rPr>
            </w:pPr>
            <w:r>
              <w:rPr>
                <w:sz w:val="20"/>
                <w:szCs w:val="20"/>
              </w:rPr>
              <w:t xml:space="preserve"> </w:t>
            </w:r>
            <w:proofErr w:type="spellStart"/>
            <w:r>
              <w:rPr>
                <w:sz w:val="20"/>
                <w:szCs w:val="20"/>
              </w:rPr>
              <w:t>Switzerland</w:t>
            </w:r>
            <w:proofErr w:type="spellEnd"/>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AFE92F" w14:textId="77777777" w:rsidR="00F879B8" w:rsidRDefault="00984543">
            <w:pPr>
              <w:widowControl w:val="0"/>
              <w:jc w:val="right"/>
              <w:rPr>
                <w:sz w:val="20"/>
                <w:szCs w:val="20"/>
              </w:rPr>
            </w:pPr>
            <w:r>
              <w:rPr>
                <w:sz w:val="20"/>
                <w:szCs w:val="20"/>
              </w:rPr>
              <w:t>65 (7.0)</w:t>
            </w:r>
          </w:p>
        </w:tc>
      </w:tr>
      <w:tr w:rsidR="00F879B8" w14:paraId="5BA4FCAB" w14:textId="77777777">
        <w:trPr>
          <w:trHeight w:val="315"/>
        </w:trPr>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1C1CDF" w14:textId="77777777" w:rsidR="00F879B8" w:rsidRDefault="00984543">
            <w:pPr>
              <w:widowControl w:val="0"/>
              <w:rPr>
                <w:sz w:val="20"/>
                <w:szCs w:val="20"/>
              </w:rPr>
            </w:pPr>
            <w:r>
              <w:rPr>
                <w:sz w:val="20"/>
                <w:szCs w:val="20"/>
              </w:rPr>
              <w:t xml:space="preserve"> Israel</w:t>
            </w:r>
          </w:p>
        </w:tc>
        <w:tc>
          <w:tcPr>
            <w:tcW w:w="1500" w:type="dxa"/>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bottom"/>
          </w:tcPr>
          <w:p w14:paraId="3E8C8169" w14:textId="77777777" w:rsidR="00F879B8" w:rsidRDefault="00984543">
            <w:pPr>
              <w:widowControl w:val="0"/>
              <w:jc w:val="right"/>
              <w:rPr>
                <w:sz w:val="20"/>
                <w:szCs w:val="20"/>
              </w:rPr>
            </w:pPr>
            <w:r>
              <w:rPr>
                <w:sz w:val="20"/>
                <w:szCs w:val="20"/>
              </w:rPr>
              <w:t>6 (0.6)</w:t>
            </w:r>
          </w:p>
        </w:tc>
        <w:tc>
          <w:tcPr>
            <w:tcW w:w="30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4D704A" w14:textId="77777777" w:rsidR="00F879B8" w:rsidRDefault="00984543">
            <w:pPr>
              <w:widowControl w:val="0"/>
              <w:rPr>
                <w:sz w:val="20"/>
                <w:szCs w:val="20"/>
              </w:rPr>
            </w:pPr>
            <w:r>
              <w:rPr>
                <w:sz w:val="20"/>
                <w:szCs w:val="20"/>
              </w:rPr>
              <w:t xml:space="preserve"> Turkey</w:t>
            </w:r>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D983E0" w14:textId="77777777" w:rsidR="00F879B8" w:rsidRDefault="00984543">
            <w:pPr>
              <w:widowControl w:val="0"/>
              <w:jc w:val="right"/>
              <w:rPr>
                <w:sz w:val="20"/>
                <w:szCs w:val="20"/>
              </w:rPr>
            </w:pPr>
            <w:r>
              <w:rPr>
                <w:sz w:val="20"/>
                <w:szCs w:val="20"/>
              </w:rPr>
              <w:t>23 (2.5)</w:t>
            </w:r>
          </w:p>
        </w:tc>
      </w:tr>
      <w:tr w:rsidR="00F879B8" w14:paraId="6D97CEA9" w14:textId="77777777">
        <w:trPr>
          <w:trHeight w:val="315"/>
        </w:trPr>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7E1338" w14:textId="77777777" w:rsidR="00F879B8" w:rsidRDefault="00984543">
            <w:pPr>
              <w:widowControl w:val="0"/>
              <w:rPr>
                <w:sz w:val="20"/>
                <w:szCs w:val="20"/>
              </w:rPr>
            </w:pPr>
            <w:r>
              <w:rPr>
                <w:sz w:val="20"/>
                <w:szCs w:val="20"/>
              </w:rPr>
              <w:t xml:space="preserve"> </w:t>
            </w:r>
            <w:proofErr w:type="spellStart"/>
            <w:r>
              <w:rPr>
                <w:sz w:val="20"/>
                <w:szCs w:val="20"/>
              </w:rPr>
              <w:t>Italy</w:t>
            </w:r>
            <w:proofErr w:type="spellEnd"/>
          </w:p>
        </w:tc>
        <w:tc>
          <w:tcPr>
            <w:tcW w:w="1500" w:type="dxa"/>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bottom"/>
          </w:tcPr>
          <w:p w14:paraId="76B44925" w14:textId="77777777" w:rsidR="00F879B8" w:rsidRDefault="00984543">
            <w:pPr>
              <w:widowControl w:val="0"/>
              <w:jc w:val="right"/>
              <w:rPr>
                <w:sz w:val="20"/>
                <w:szCs w:val="20"/>
              </w:rPr>
            </w:pPr>
            <w:r>
              <w:rPr>
                <w:sz w:val="20"/>
                <w:szCs w:val="20"/>
              </w:rPr>
              <w:t>40 (4.3)</w:t>
            </w:r>
          </w:p>
        </w:tc>
        <w:tc>
          <w:tcPr>
            <w:tcW w:w="30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670FAB" w14:textId="77777777" w:rsidR="00F879B8" w:rsidRDefault="00984543">
            <w:pPr>
              <w:widowControl w:val="0"/>
              <w:rPr>
                <w:sz w:val="20"/>
                <w:szCs w:val="20"/>
              </w:rPr>
            </w:pPr>
            <w:r>
              <w:rPr>
                <w:sz w:val="20"/>
                <w:szCs w:val="20"/>
              </w:rPr>
              <w:t xml:space="preserve"> Ukraine</w:t>
            </w:r>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D0FD71" w14:textId="77777777" w:rsidR="00F879B8" w:rsidRDefault="00984543">
            <w:pPr>
              <w:widowControl w:val="0"/>
              <w:jc w:val="right"/>
              <w:rPr>
                <w:sz w:val="20"/>
                <w:szCs w:val="20"/>
              </w:rPr>
            </w:pPr>
            <w:r>
              <w:rPr>
                <w:sz w:val="20"/>
                <w:szCs w:val="20"/>
              </w:rPr>
              <w:t>7 (0.8)</w:t>
            </w:r>
          </w:p>
        </w:tc>
      </w:tr>
      <w:tr w:rsidR="00F879B8" w14:paraId="1801E27E" w14:textId="77777777">
        <w:trPr>
          <w:trHeight w:val="360"/>
        </w:trPr>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E017E9" w14:textId="77777777" w:rsidR="00F879B8" w:rsidRDefault="00984543">
            <w:pPr>
              <w:widowControl w:val="0"/>
              <w:rPr>
                <w:sz w:val="20"/>
                <w:szCs w:val="20"/>
              </w:rPr>
            </w:pPr>
            <w:r>
              <w:rPr>
                <w:sz w:val="20"/>
                <w:szCs w:val="20"/>
              </w:rPr>
              <w:t xml:space="preserve"> </w:t>
            </w:r>
            <w:proofErr w:type="spellStart"/>
            <w:r>
              <w:rPr>
                <w:sz w:val="20"/>
                <w:szCs w:val="20"/>
              </w:rPr>
              <w:t>Kazakhstan</w:t>
            </w:r>
            <w:proofErr w:type="spellEnd"/>
          </w:p>
        </w:tc>
        <w:tc>
          <w:tcPr>
            <w:tcW w:w="1500" w:type="dxa"/>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bottom"/>
          </w:tcPr>
          <w:p w14:paraId="770242D9" w14:textId="77777777" w:rsidR="00F879B8" w:rsidRDefault="00984543">
            <w:pPr>
              <w:widowControl w:val="0"/>
              <w:jc w:val="right"/>
              <w:rPr>
                <w:sz w:val="20"/>
                <w:szCs w:val="20"/>
              </w:rPr>
            </w:pPr>
            <w:r>
              <w:rPr>
                <w:sz w:val="20"/>
                <w:szCs w:val="20"/>
              </w:rPr>
              <w:t>2 (0.2)</w:t>
            </w:r>
          </w:p>
        </w:tc>
        <w:tc>
          <w:tcPr>
            <w:tcW w:w="30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CB6CC1" w14:textId="77777777" w:rsidR="00F879B8" w:rsidRDefault="00984543">
            <w:pPr>
              <w:widowControl w:val="0"/>
              <w:rPr>
                <w:sz w:val="20"/>
                <w:szCs w:val="20"/>
              </w:rPr>
            </w:pPr>
            <w:r>
              <w:rPr>
                <w:sz w:val="20"/>
                <w:szCs w:val="20"/>
              </w:rPr>
              <w:t xml:space="preserve"> United Kingdom (UK)</w:t>
            </w:r>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17ED93" w14:textId="77777777" w:rsidR="00F879B8" w:rsidRDefault="00984543">
            <w:pPr>
              <w:widowControl w:val="0"/>
              <w:jc w:val="right"/>
              <w:rPr>
                <w:sz w:val="20"/>
                <w:szCs w:val="20"/>
              </w:rPr>
            </w:pPr>
            <w:r>
              <w:rPr>
                <w:sz w:val="20"/>
                <w:szCs w:val="20"/>
              </w:rPr>
              <w:t>44 (4.7)</w:t>
            </w:r>
          </w:p>
        </w:tc>
      </w:tr>
      <w:tr w:rsidR="00F879B8" w14:paraId="38796624" w14:textId="77777777">
        <w:trPr>
          <w:trHeight w:val="315"/>
        </w:trPr>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5AB732" w14:textId="77777777" w:rsidR="00F879B8" w:rsidRDefault="00984543">
            <w:pPr>
              <w:widowControl w:val="0"/>
              <w:rPr>
                <w:sz w:val="20"/>
                <w:szCs w:val="20"/>
              </w:rPr>
            </w:pPr>
            <w:r>
              <w:rPr>
                <w:sz w:val="20"/>
                <w:szCs w:val="20"/>
              </w:rPr>
              <w:t xml:space="preserve"> Kosovo</w:t>
            </w:r>
          </w:p>
        </w:tc>
        <w:tc>
          <w:tcPr>
            <w:tcW w:w="1500" w:type="dxa"/>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bottom"/>
          </w:tcPr>
          <w:p w14:paraId="0232AE38" w14:textId="77777777" w:rsidR="00F879B8" w:rsidRDefault="00984543">
            <w:pPr>
              <w:widowControl w:val="0"/>
              <w:jc w:val="right"/>
              <w:rPr>
                <w:sz w:val="20"/>
                <w:szCs w:val="20"/>
              </w:rPr>
            </w:pPr>
            <w:r>
              <w:rPr>
                <w:sz w:val="20"/>
                <w:szCs w:val="20"/>
              </w:rPr>
              <w:t>3 (0.3)</w:t>
            </w:r>
          </w:p>
        </w:tc>
        <w:tc>
          <w:tcPr>
            <w:tcW w:w="30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523E88" w14:textId="77777777" w:rsidR="00F879B8" w:rsidRDefault="00984543">
            <w:pPr>
              <w:widowControl w:val="0"/>
              <w:rPr>
                <w:sz w:val="20"/>
                <w:szCs w:val="20"/>
              </w:rPr>
            </w:pPr>
            <w:r>
              <w:rPr>
                <w:sz w:val="20"/>
                <w:szCs w:val="20"/>
              </w:rPr>
              <w:t xml:space="preserve"> </w:t>
            </w:r>
            <w:proofErr w:type="spellStart"/>
            <w:r>
              <w:rPr>
                <w:sz w:val="20"/>
                <w:szCs w:val="20"/>
              </w:rPr>
              <w:t>Uzbekistan</w:t>
            </w:r>
            <w:proofErr w:type="spellEnd"/>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35DD59" w14:textId="77777777" w:rsidR="00F879B8" w:rsidRDefault="00984543">
            <w:pPr>
              <w:widowControl w:val="0"/>
              <w:jc w:val="right"/>
              <w:rPr>
                <w:sz w:val="20"/>
                <w:szCs w:val="20"/>
              </w:rPr>
            </w:pPr>
            <w:r>
              <w:rPr>
                <w:sz w:val="20"/>
                <w:szCs w:val="20"/>
              </w:rPr>
              <w:t>2 (0.2)</w:t>
            </w:r>
          </w:p>
        </w:tc>
      </w:tr>
      <w:tr w:rsidR="00F879B8" w14:paraId="0D3F1082" w14:textId="77777777">
        <w:trPr>
          <w:trHeight w:val="315"/>
        </w:trPr>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503F82" w14:textId="77777777" w:rsidR="00F879B8" w:rsidRDefault="00984543">
            <w:pPr>
              <w:widowControl w:val="0"/>
              <w:rPr>
                <w:sz w:val="20"/>
                <w:szCs w:val="20"/>
              </w:rPr>
            </w:pPr>
            <w:r>
              <w:rPr>
                <w:sz w:val="20"/>
                <w:szCs w:val="20"/>
              </w:rPr>
              <w:t xml:space="preserve"> </w:t>
            </w:r>
            <w:proofErr w:type="spellStart"/>
            <w:r>
              <w:rPr>
                <w:sz w:val="20"/>
                <w:szCs w:val="20"/>
              </w:rPr>
              <w:t>Latvia</w:t>
            </w:r>
            <w:proofErr w:type="spellEnd"/>
          </w:p>
        </w:tc>
        <w:tc>
          <w:tcPr>
            <w:tcW w:w="1500" w:type="dxa"/>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bottom"/>
          </w:tcPr>
          <w:p w14:paraId="35A11C31" w14:textId="77777777" w:rsidR="00F879B8" w:rsidRDefault="00984543">
            <w:pPr>
              <w:widowControl w:val="0"/>
              <w:jc w:val="right"/>
              <w:rPr>
                <w:sz w:val="20"/>
                <w:szCs w:val="20"/>
              </w:rPr>
            </w:pPr>
            <w:r>
              <w:rPr>
                <w:sz w:val="20"/>
                <w:szCs w:val="20"/>
              </w:rPr>
              <w:t>10 (1.1)</w:t>
            </w:r>
          </w:p>
        </w:tc>
        <w:tc>
          <w:tcPr>
            <w:tcW w:w="30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C365F6" w14:textId="77777777" w:rsidR="00F879B8" w:rsidRDefault="00F879B8">
            <w:pPr>
              <w:widowControl w:val="0"/>
              <w:rPr>
                <w:sz w:val="20"/>
                <w:szCs w:val="20"/>
              </w:rPr>
            </w:pPr>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2B3FE5" w14:textId="77777777" w:rsidR="00F879B8" w:rsidRDefault="00F879B8">
            <w:pPr>
              <w:widowControl w:val="0"/>
              <w:rPr>
                <w:sz w:val="20"/>
                <w:szCs w:val="20"/>
              </w:rPr>
            </w:pPr>
          </w:p>
        </w:tc>
      </w:tr>
    </w:tbl>
    <w:p w14:paraId="476901C6" w14:textId="77777777" w:rsidR="00F879B8" w:rsidRDefault="00F879B8">
      <w:pPr>
        <w:spacing w:before="240" w:after="240"/>
        <w:rPr>
          <w:sz w:val="24"/>
          <w:szCs w:val="24"/>
        </w:rPr>
      </w:pPr>
    </w:p>
    <w:p w14:paraId="2275EBC3" w14:textId="77777777" w:rsidR="00F879B8" w:rsidRDefault="00984543">
      <w:pPr>
        <w:spacing w:after="160" w:line="360" w:lineRule="auto"/>
        <w:jc w:val="both"/>
        <w:rPr>
          <w:rFonts w:ascii="Roboto" w:eastAsia="Roboto" w:hAnsi="Roboto" w:cs="Roboto"/>
          <w:b/>
          <w:color w:val="333333"/>
          <w:highlight w:val="white"/>
        </w:rPr>
      </w:pPr>
      <w:r>
        <w:br w:type="page"/>
      </w:r>
    </w:p>
    <w:p w14:paraId="20E261B9" w14:textId="77777777" w:rsidR="00F879B8" w:rsidRDefault="00984543">
      <w:pPr>
        <w:spacing w:after="160" w:line="360" w:lineRule="auto"/>
        <w:jc w:val="both"/>
        <w:rPr>
          <w:rFonts w:ascii="Roboto" w:eastAsia="Roboto" w:hAnsi="Roboto" w:cs="Roboto"/>
          <w:color w:val="333333"/>
          <w:highlight w:val="white"/>
        </w:rPr>
      </w:pPr>
      <w:r>
        <w:rPr>
          <w:rFonts w:ascii="Roboto" w:eastAsia="Roboto" w:hAnsi="Roboto" w:cs="Roboto"/>
          <w:b/>
          <w:color w:val="333333"/>
          <w:highlight w:val="white"/>
        </w:rPr>
        <w:lastRenderedPageBreak/>
        <w:t xml:space="preserve">Table S2: </w:t>
      </w:r>
      <w:r>
        <w:rPr>
          <w:rFonts w:ascii="Roboto" w:eastAsia="Roboto" w:hAnsi="Roboto" w:cs="Roboto"/>
          <w:color w:val="333333"/>
          <w:highlight w:val="white"/>
        </w:rPr>
        <w:t>…</w:t>
      </w:r>
    </w:p>
    <w:tbl>
      <w:tblPr>
        <w:tblStyle w:val="a1"/>
        <w:tblW w:w="902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40"/>
        <w:gridCol w:w="3585"/>
        <w:gridCol w:w="3704"/>
      </w:tblGrid>
      <w:tr w:rsidR="00F879B8" w14:paraId="4BC929C8" w14:textId="77777777">
        <w:trPr>
          <w:trHeight w:val="330"/>
        </w:trPr>
        <w:tc>
          <w:tcPr>
            <w:tcW w:w="9029" w:type="dxa"/>
            <w:gridSpan w:val="3"/>
            <w:tcBorders>
              <w:top w:val="single" w:sz="6" w:space="0" w:color="333333"/>
              <w:left w:val="single" w:sz="6" w:space="0" w:color="333333"/>
              <w:bottom w:val="single" w:sz="6" w:space="0" w:color="333333"/>
              <w:right w:val="single" w:sz="6" w:space="0" w:color="333333"/>
            </w:tcBorders>
            <w:shd w:val="clear" w:color="auto" w:fill="FFFFFF"/>
            <w:tcMar>
              <w:top w:w="40" w:type="dxa"/>
              <w:left w:w="40" w:type="dxa"/>
              <w:bottom w:w="40" w:type="dxa"/>
              <w:right w:w="40" w:type="dxa"/>
            </w:tcMar>
            <w:vAlign w:val="bottom"/>
          </w:tcPr>
          <w:p w14:paraId="27CBAD6E" w14:textId="77777777" w:rsidR="00F879B8" w:rsidRDefault="00984543">
            <w:pPr>
              <w:widowControl w:val="0"/>
              <w:rPr>
                <w:rFonts w:ascii="Calibri" w:eastAsia="Calibri" w:hAnsi="Calibri" w:cs="Calibri"/>
                <w:b/>
              </w:rPr>
            </w:pPr>
            <w:r w:rsidRPr="00C61938">
              <w:rPr>
                <w:rFonts w:ascii="Calibri" w:eastAsia="Calibri" w:hAnsi="Calibri" w:cs="Calibri"/>
                <w:b/>
                <w:lang w:val="en-GB"/>
              </w:rPr>
              <w:t xml:space="preserve">Is it possible to obtain informed consent online via </w:t>
            </w:r>
            <w:r w:rsidRPr="00C61938">
              <w:rPr>
                <w:rFonts w:ascii="Calibri" w:eastAsia="Calibri" w:hAnsi="Calibri" w:cs="Calibri"/>
                <w:b/>
                <w:i/>
                <w:lang w:val="en-GB"/>
              </w:rPr>
              <w:t>internet</w:t>
            </w:r>
            <w:r w:rsidRPr="00C61938">
              <w:rPr>
                <w:rFonts w:ascii="Calibri" w:eastAsia="Calibri" w:hAnsi="Calibri" w:cs="Calibri"/>
                <w:b/>
                <w:lang w:val="en-GB"/>
              </w:rPr>
              <w:t xml:space="preserve"> in your routine setting?         </w:t>
            </w:r>
            <w:r>
              <w:rPr>
                <w:rFonts w:ascii="Calibri" w:eastAsia="Calibri" w:hAnsi="Calibri" w:cs="Calibri"/>
                <w:b/>
              </w:rPr>
              <w:t>p = 0.101</w:t>
            </w:r>
          </w:p>
        </w:tc>
      </w:tr>
      <w:tr w:rsidR="00F879B8" w14:paraId="2D756128" w14:textId="77777777">
        <w:trPr>
          <w:trHeight w:val="315"/>
        </w:trPr>
        <w:tc>
          <w:tcPr>
            <w:tcW w:w="1740" w:type="dxa"/>
            <w:tcBorders>
              <w:top w:val="single" w:sz="6" w:space="0" w:color="333333"/>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7F54A8CE" w14:textId="77777777" w:rsidR="00F879B8" w:rsidRDefault="00F879B8">
            <w:pPr>
              <w:widowControl w:val="0"/>
              <w:rPr>
                <w:sz w:val="20"/>
                <w:szCs w:val="20"/>
              </w:rPr>
            </w:pPr>
          </w:p>
        </w:tc>
        <w:tc>
          <w:tcPr>
            <w:tcW w:w="3585" w:type="dxa"/>
            <w:tcBorders>
              <w:top w:val="single" w:sz="6" w:space="0" w:color="333333"/>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6DDCEE27" w14:textId="77777777" w:rsidR="00F879B8" w:rsidRDefault="00984543">
            <w:pPr>
              <w:widowControl w:val="0"/>
              <w:rPr>
                <w:b/>
                <w:sz w:val="20"/>
                <w:szCs w:val="20"/>
              </w:rPr>
            </w:pPr>
            <w:r>
              <w:rPr>
                <w:b/>
                <w:sz w:val="20"/>
                <w:szCs w:val="20"/>
              </w:rPr>
              <w:t>Yes</w:t>
            </w:r>
          </w:p>
        </w:tc>
        <w:tc>
          <w:tcPr>
            <w:tcW w:w="3704" w:type="dxa"/>
            <w:tcBorders>
              <w:top w:val="single" w:sz="6" w:space="0" w:color="333333"/>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4FA9502B" w14:textId="77777777" w:rsidR="00F879B8" w:rsidRDefault="00984543">
            <w:pPr>
              <w:widowControl w:val="0"/>
              <w:rPr>
                <w:b/>
                <w:sz w:val="20"/>
                <w:szCs w:val="20"/>
              </w:rPr>
            </w:pPr>
            <w:proofErr w:type="spellStart"/>
            <w:r>
              <w:rPr>
                <w:b/>
                <w:sz w:val="20"/>
                <w:szCs w:val="20"/>
              </w:rPr>
              <w:t>No</w:t>
            </w:r>
            <w:proofErr w:type="spellEnd"/>
          </w:p>
        </w:tc>
      </w:tr>
      <w:tr w:rsidR="00F879B8" w14:paraId="26706414" w14:textId="77777777">
        <w:trPr>
          <w:trHeight w:val="390"/>
        </w:trPr>
        <w:tc>
          <w:tcPr>
            <w:tcW w:w="1740" w:type="dxa"/>
            <w:tcBorders>
              <w:top w:val="single" w:sz="6" w:space="0" w:color="FFFFFF"/>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0B1D05B7" w14:textId="77777777" w:rsidR="00F879B8" w:rsidRDefault="00984543">
            <w:pPr>
              <w:widowControl w:val="0"/>
              <w:rPr>
                <w:b/>
                <w:sz w:val="20"/>
                <w:szCs w:val="20"/>
              </w:rPr>
            </w:pPr>
            <w:r>
              <w:rPr>
                <w:b/>
                <w:sz w:val="20"/>
                <w:szCs w:val="20"/>
              </w:rPr>
              <w:t>High GDP</w:t>
            </w:r>
          </w:p>
        </w:tc>
        <w:tc>
          <w:tcPr>
            <w:tcW w:w="3585" w:type="dxa"/>
            <w:tcBorders>
              <w:top w:val="single" w:sz="6" w:space="0" w:color="FFFFFF"/>
              <w:left w:val="single" w:sz="6" w:space="0" w:color="FFFFFF"/>
              <w:bottom w:val="single" w:sz="4" w:space="0" w:color="FFFFFF"/>
              <w:right w:val="single" w:sz="4" w:space="0" w:color="FFFFFF"/>
            </w:tcBorders>
            <w:shd w:val="clear" w:color="auto" w:fill="CCCCCC"/>
            <w:tcMar>
              <w:top w:w="40" w:type="dxa"/>
              <w:left w:w="40" w:type="dxa"/>
              <w:bottom w:w="40" w:type="dxa"/>
              <w:right w:w="40" w:type="dxa"/>
            </w:tcMar>
            <w:vAlign w:val="bottom"/>
          </w:tcPr>
          <w:p w14:paraId="7370EA36" w14:textId="77777777" w:rsidR="00F879B8" w:rsidRDefault="00984543">
            <w:pPr>
              <w:widowControl w:val="0"/>
              <w:rPr>
                <w:sz w:val="20"/>
                <w:szCs w:val="20"/>
              </w:rPr>
            </w:pPr>
            <w:r>
              <w:rPr>
                <w:rFonts w:ascii="Calibri" w:eastAsia="Calibri" w:hAnsi="Calibri" w:cs="Calibri"/>
                <w:sz w:val="20"/>
                <w:szCs w:val="20"/>
              </w:rPr>
              <w:t>89 (75) [1.5]</w:t>
            </w:r>
          </w:p>
        </w:tc>
        <w:tc>
          <w:tcPr>
            <w:tcW w:w="3704" w:type="dxa"/>
            <w:tcBorders>
              <w:top w:val="single" w:sz="6" w:space="0" w:color="FFFFFF"/>
              <w:left w:val="single" w:sz="4" w:space="0" w:color="FFFFFF"/>
              <w:bottom w:val="single" w:sz="4" w:space="0" w:color="FFFFFF"/>
              <w:right w:val="single" w:sz="4" w:space="0" w:color="FFFFFF"/>
            </w:tcBorders>
            <w:shd w:val="clear" w:color="auto" w:fill="CCCCCC"/>
            <w:tcMar>
              <w:top w:w="40" w:type="dxa"/>
              <w:left w:w="40" w:type="dxa"/>
              <w:bottom w:w="40" w:type="dxa"/>
              <w:right w:w="40" w:type="dxa"/>
            </w:tcMar>
            <w:vAlign w:val="bottom"/>
          </w:tcPr>
          <w:p w14:paraId="4DD60451" w14:textId="77777777" w:rsidR="00F879B8" w:rsidRDefault="00984543">
            <w:pPr>
              <w:widowControl w:val="0"/>
              <w:rPr>
                <w:rFonts w:ascii="Calibri" w:eastAsia="Calibri" w:hAnsi="Calibri" w:cs="Calibri"/>
                <w:sz w:val="20"/>
                <w:szCs w:val="20"/>
              </w:rPr>
            </w:pPr>
            <w:r>
              <w:rPr>
                <w:rFonts w:ascii="Calibri" w:eastAsia="Calibri" w:hAnsi="Calibri" w:cs="Calibri"/>
                <w:sz w:val="20"/>
                <w:szCs w:val="20"/>
              </w:rPr>
              <w:t>222 (235) [-0.85]</w:t>
            </w:r>
          </w:p>
        </w:tc>
      </w:tr>
      <w:tr w:rsidR="00F879B8" w14:paraId="5B9F1245" w14:textId="77777777">
        <w:trPr>
          <w:trHeight w:val="195"/>
        </w:trPr>
        <w:tc>
          <w:tcPr>
            <w:tcW w:w="1740" w:type="dxa"/>
            <w:tcBorders>
              <w:top w:val="single" w:sz="6" w:space="0" w:color="FFFFFF"/>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40BC2623" w14:textId="77777777" w:rsidR="00F879B8" w:rsidRDefault="00984543">
            <w:pPr>
              <w:widowControl w:val="0"/>
              <w:rPr>
                <w:b/>
                <w:sz w:val="20"/>
                <w:szCs w:val="20"/>
              </w:rPr>
            </w:pPr>
            <w:r>
              <w:rPr>
                <w:b/>
                <w:sz w:val="20"/>
                <w:szCs w:val="20"/>
              </w:rPr>
              <w:t>Middle GDP</w:t>
            </w:r>
          </w:p>
        </w:tc>
        <w:tc>
          <w:tcPr>
            <w:tcW w:w="3585" w:type="dxa"/>
            <w:tcBorders>
              <w:top w:val="single" w:sz="4" w:space="0" w:color="FFFFFF"/>
              <w:left w:val="single" w:sz="6" w:space="0" w:color="FFFFFF"/>
              <w:bottom w:val="single" w:sz="4" w:space="0" w:color="FFFFFF"/>
              <w:right w:val="single" w:sz="4" w:space="0" w:color="FFFFFF"/>
            </w:tcBorders>
            <w:shd w:val="clear" w:color="auto" w:fill="CCCCCC"/>
            <w:tcMar>
              <w:top w:w="40" w:type="dxa"/>
              <w:left w:w="40" w:type="dxa"/>
              <w:bottom w:w="40" w:type="dxa"/>
              <w:right w:w="40" w:type="dxa"/>
            </w:tcMar>
            <w:vAlign w:val="bottom"/>
          </w:tcPr>
          <w:p w14:paraId="0D0FE283" w14:textId="77777777" w:rsidR="00F879B8" w:rsidRDefault="00984543">
            <w:pPr>
              <w:widowControl w:val="0"/>
              <w:rPr>
                <w:sz w:val="20"/>
                <w:szCs w:val="20"/>
              </w:rPr>
            </w:pPr>
            <w:r>
              <w:rPr>
                <w:rFonts w:ascii="Calibri" w:eastAsia="Calibri" w:hAnsi="Calibri" w:cs="Calibri"/>
                <w:sz w:val="20"/>
                <w:szCs w:val="20"/>
              </w:rPr>
              <w:t>49 (56) [-0.96]</w:t>
            </w:r>
          </w:p>
        </w:tc>
        <w:tc>
          <w:tcPr>
            <w:tcW w:w="3704" w:type="dxa"/>
            <w:tcBorders>
              <w:top w:val="single" w:sz="4" w:space="0" w:color="FFFFFF"/>
              <w:left w:val="single" w:sz="4" w:space="0" w:color="FFFFFF"/>
              <w:bottom w:val="single" w:sz="4" w:space="0" w:color="FFFFFF"/>
              <w:right w:val="single" w:sz="4" w:space="0" w:color="FFFFFF"/>
            </w:tcBorders>
            <w:shd w:val="clear" w:color="auto" w:fill="CCCCCC"/>
            <w:tcMar>
              <w:top w:w="40" w:type="dxa"/>
              <w:left w:w="40" w:type="dxa"/>
              <w:bottom w:w="40" w:type="dxa"/>
              <w:right w:w="40" w:type="dxa"/>
            </w:tcMar>
            <w:vAlign w:val="bottom"/>
          </w:tcPr>
          <w:p w14:paraId="35716E3E" w14:textId="77777777" w:rsidR="00F879B8" w:rsidRDefault="00984543">
            <w:pPr>
              <w:widowControl w:val="0"/>
              <w:rPr>
                <w:rFonts w:ascii="Calibri" w:eastAsia="Calibri" w:hAnsi="Calibri" w:cs="Calibri"/>
                <w:sz w:val="20"/>
                <w:szCs w:val="20"/>
              </w:rPr>
            </w:pPr>
            <w:r>
              <w:rPr>
                <w:rFonts w:ascii="Calibri" w:eastAsia="Calibri" w:hAnsi="Calibri" w:cs="Calibri"/>
                <w:sz w:val="20"/>
                <w:szCs w:val="20"/>
              </w:rPr>
              <w:t>181 (174) [0.54]</w:t>
            </w:r>
          </w:p>
        </w:tc>
      </w:tr>
      <w:tr w:rsidR="00F879B8" w14:paraId="57196F46" w14:textId="77777777">
        <w:tc>
          <w:tcPr>
            <w:tcW w:w="1740" w:type="dxa"/>
            <w:tcBorders>
              <w:top w:val="single" w:sz="6" w:space="0" w:color="FFFFFF"/>
              <w:left w:val="single" w:sz="6" w:space="0" w:color="FFFFFF"/>
              <w:bottom w:val="single" w:sz="6" w:space="0" w:color="333333"/>
              <w:right w:val="single" w:sz="6" w:space="0" w:color="FFFFFF"/>
            </w:tcBorders>
            <w:shd w:val="clear" w:color="auto" w:fill="CCCCCC"/>
            <w:tcMar>
              <w:top w:w="40" w:type="dxa"/>
              <w:left w:w="40" w:type="dxa"/>
              <w:bottom w:w="40" w:type="dxa"/>
              <w:right w:w="40" w:type="dxa"/>
            </w:tcMar>
            <w:vAlign w:val="bottom"/>
          </w:tcPr>
          <w:p w14:paraId="008CC16E" w14:textId="77777777" w:rsidR="00F879B8" w:rsidRDefault="00984543">
            <w:pPr>
              <w:widowControl w:val="0"/>
              <w:rPr>
                <w:b/>
                <w:sz w:val="20"/>
                <w:szCs w:val="20"/>
              </w:rPr>
            </w:pPr>
            <w:r>
              <w:rPr>
                <w:b/>
                <w:sz w:val="20"/>
                <w:szCs w:val="20"/>
              </w:rPr>
              <w:t>Low GDP</w:t>
            </w:r>
          </w:p>
        </w:tc>
        <w:tc>
          <w:tcPr>
            <w:tcW w:w="3585" w:type="dxa"/>
            <w:tcBorders>
              <w:top w:val="single" w:sz="4" w:space="0" w:color="FFFFFF"/>
              <w:left w:val="single" w:sz="6" w:space="0" w:color="FFFFFF"/>
              <w:bottom w:val="single" w:sz="6" w:space="0" w:color="333333"/>
              <w:right w:val="single" w:sz="4" w:space="0" w:color="FFFFFF"/>
            </w:tcBorders>
            <w:shd w:val="clear" w:color="auto" w:fill="CCCCCC"/>
            <w:tcMar>
              <w:top w:w="40" w:type="dxa"/>
              <w:left w:w="40" w:type="dxa"/>
              <w:bottom w:w="40" w:type="dxa"/>
              <w:right w:w="40" w:type="dxa"/>
            </w:tcMar>
            <w:vAlign w:val="bottom"/>
          </w:tcPr>
          <w:p w14:paraId="32E53CB4" w14:textId="77777777" w:rsidR="00F879B8" w:rsidRDefault="00984543">
            <w:pPr>
              <w:widowControl w:val="0"/>
              <w:rPr>
                <w:sz w:val="20"/>
                <w:szCs w:val="20"/>
              </w:rPr>
            </w:pPr>
            <w:r>
              <w:rPr>
                <w:rFonts w:ascii="Calibri" w:eastAsia="Calibri" w:hAnsi="Calibri" w:cs="Calibri"/>
                <w:sz w:val="20"/>
                <w:szCs w:val="20"/>
              </w:rPr>
              <w:t>19 (25) [-1.18]</w:t>
            </w:r>
          </w:p>
        </w:tc>
        <w:tc>
          <w:tcPr>
            <w:tcW w:w="3704" w:type="dxa"/>
            <w:tcBorders>
              <w:top w:val="single" w:sz="4" w:space="0" w:color="FFFFFF"/>
              <w:left w:val="single" w:sz="4" w:space="0" w:color="FFFFFF"/>
              <w:bottom w:val="single" w:sz="6" w:space="0" w:color="333333"/>
              <w:right w:val="single" w:sz="4" w:space="0" w:color="FFFFFF"/>
            </w:tcBorders>
            <w:shd w:val="clear" w:color="auto" w:fill="CCCCCC"/>
            <w:tcMar>
              <w:top w:w="40" w:type="dxa"/>
              <w:left w:w="40" w:type="dxa"/>
              <w:bottom w:w="40" w:type="dxa"/>
              <w:right w:w="40" w:type="dxa"/>
            </w:tcMar>
            <w:vAlign w:val="bottom"/>
          </w:tcPr>
          <w:p w14:paraId="1F569185" w14:textId="77777777" w:rsidR="00F879B8" w:rsidRDefault="00984543">
            <w:pPr>
              <w:widowControl w:val="0"/>
              <w:rPr>
                <w:rFonts w:ascii="Calibri" w:eastAsia="Calibri" w:hAnsi="Calibri" w:cs="Calibri"/>
                <w:sz w:val="20"/>
                <w:szCs w:val="20"/>
              </w:rPr>
            </w:pPr>
            <w:r>
              <w:rPr>
                <w:rFonts w:ascii="Calibri" w:eastAsia="Calibri" w:hAnsi="Calibri" w:cs="Calibri"/>
                <w:sz w:val="20"/>
                <w:szCs w:val="20"/>
              </w:rPr>
              <w:t>83 (77) [0.67]</w:t>
            </w:r>
          </w:p>
        </w:tc>
      </w:tr>
      <w:tr w:rsidR="00F879B8" w14:paraId="649098D3" w14:textId="77777777">
        <w:trPr>
          <w:trHeight w:val="330"/>
        </w:trPr>
        <w:tc>
          <w:tcPr>
            <w:tcW w:w="9029" w:type="dxa"/>
            <w:gridSpan w:val="3"/>
            <w:tcBorders>
              <w:top w:val="single" w:sz="6" w:space="0" w:color="333333"/>
              <w:left w:val="single" w:sz="6" w:space="0" w:color="333333"/>
              <w:bottom w:val="single" w:sz="6" w:space="0" w:color="333333"/>
              <w:right w:val="single" w:sz="6" w:space="0" w:color="333333"/>
            </w:tcBorders>
            <w:shd w:val="clear" w:color="auto" w:fill="FFFFFF"/>
            <w:tcMar>
              <w:top w:w="40" w:type="dxa"/>
              <w:left w:w="40" w:type="dxa"/>
              <w:bottom w:w="40" w:type="dxa"/>
              <w:right w:w="40" w:type="dxa"/>
            </w:tcMar>
            <w:vAlign w:val="bottom"/>
          </w:tcPr>
          <w:p w14:paraId="05CEAB5C" w14:textId="77777777" w:rsidR="00F879B8" w:rsidRDefault="00984543">
            <w:pPr>
              <w:widowControl w:val="0"/>
              <w:rPr>
                <w:rFonts w:ascii="Calibri" w:eastAsia="Calibri" w:hAnsi="Calibri" w:cs="Calibri"/>
                <w:b/>
              </w:rPr>
            </w:pPr>
            <w:r w:rsidRPr="00C61938">
              <w:rPr>
                <w:rFonts w:ascii="Calibri" w:eastAsia="Calibri" w:hAnsi="Calibri" w:cs="Calibri"/>
                <w:b/>
                <w:lang w:val="en-GB"/>
              </w:rPr>
              <w:t xml:space="preserve">Is it possible to obtain informed consent online via </w:t>
            </w:r>
            <w:r w:rsidRPr="00C61938">
              <w:rPr>
                <w:rFonts w:ascii="Calibri" w:eastAsia="Calibri" w:hAnsi="Calibri" w:cs="Calibri"/>
                <w:b/>
                <w:i/>
                <w:lang w:val="en-GB"/>
              </w:rPr>
              <w:t>telephone</w:t>
            </w:r>
            <w:r w:rsidRPr="00C61938">
              <w:rPr>
                <w:rFonts w:ascii="Calibri" w:eastAsia="Calibri" w:hAnsi="Calibri" w:cs="Calibri"/>
                <w:b/>
                <w:lang w:val="en-GB"/>
              </w:rPr>
              <w:t xml:space="preserve"> in your routine setting?    </w:t>
            </w:r>
            <w:r>
              <w:rPr>
                <w:rFonts w:ascii="Calibri" w:eastAsia="Calibri" w:hAnsi="Calibri" w:cs="Calibri"/>
                <w:b/>
              </w:rPr>
              <w:t>p = &lt;0.001</w:t>
            </w:r>
          </w:p>
        </w:tc>
      </w:tr>
      <w:tr w:rsidR="00F879B8" w14:paraId="591AA157" w14:textId="77777777">
        <w:trPr>
          <w:trHeight w:val="315"/>
        </w:trPr>
        <w:tc>
          <w:tcPr>
            <w:tcW w:w="1740" w:type="dxa"/>
            <w:tcBorders>
              <w:top w:val="single" w:sz="6" w:space="0" w:color="333333"/>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1A43BD88" w14:textId="77777777" w:rsidR="00F879B8" w:rsidRDefault="00F879B8">
            <w:pPr>
              <w:widowControl w:val="0"/>
              <w:rPr>
                <w:b/>
                <w:sz w:val="20"/>
                <w:szCs w:val="20"/>
              </w:rPr>
            </w:pPr>
          </w:p>
        </w:tc>
        <w:tc>
          <w:tcPr>
            <w:tcW w:w="3585" w:type="dxa"/>
            <w:tcBorders>
              <w:top w:val="single" w:sz="6" w:space="0" w:color="333333"/>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33CACCF2" w14:textId="77777777" w:rsidR="00F879B8" w:rsidRDefault="00984543">
            <w:pPr>
              <w:widowControl w:val="0"/>
              <w:rPr>
                <w:b/>
                <w:sz w:val="20"/>
                <w:szCs w:val="20"/>
              </w:rPr>
            </w:pPr>
            <w:r>
              <w:rPr>
                <w:b/>
                <w:sz w:val="20"/>
                <w:szCs w:val="20"/>
              </w:rPr>
              <w:t>Yes</w:t>
            </w:r>
          </w:p>
        </w:tc>
        <w:tc>
          <w:tcPr>
            <w:tcW w:w="3704" w:type="dxa"/>
            <w:tcBorders>
              <w:top w:val="single" w:sz="6" w:space="0" w:color="333333"/>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06251EC8" w14:textId="77777777" w:rsidR="00F879B8" w:rsidRDefault="00984543">
            <w:pPr>
              <w:widowControl w:val="0"/>
              <w:rPr>
                <w:b/>
                <w:sz w:val="20"/>
                <w:szCs w:val="20"/>
              </w:rPr>
            </w:pPr>
            <w:proofErr w:type="spellStart"/>
            <w:r>
              <w:rPr>
                <w:b/>
                <w:sz w:val="20"/>
                <w:szCs w:val="20"/>
              </w:rPr>
              <w:t>No</w:t>
            </w:r>
            <w:proofErr w:type="spellEnd"/>
          </w:p>
        </w:tc>
      </w:tr>
      <w:tr w:rsidR="00F879B8" w14:paraId="569C125C" w14:textId="77777777">
        <w:trPr>
          <w:trHeight w:val="135"/>
        </w:trPr>
        <w:tc>
          <w:tcPr>
            <w:tcW w:w="1740" w:type="dxa"/>
            <w:tcBorders>
              <w:top w:val="single" w:sz="6" w:space="0" w:color="FFFFFF"/>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6DAC79C5" w14:textId="77777777" w:rsidR="00F879B8" w:rsidRDefault="00984543">
            <w:pPr>
              <w:widowControl w:val="0"/>
              <w:rPr>
                <w:b/>
                <w:sz w:val="20"/>
                <w:szCs w:val="20"/>
              </w:rPr>
            </w:pPr>
            <w:r>
              <w:rPr>
                <w:b/>
                <w:sz w:val="20"/>
                <w:szCs w:val="20"/>
              </w:rPr>
              <w:t>High GDP</w:t>
            </w:r>
          </w:p>
        </w:tc>
        <w:tc>
          <w:tcPr>
            <w:tcW w:w="3585" w:type="dxa"/>
            <w:tcBorders>
              <w:top w:val="single" w:sz="6" w:space="0" w:color="FFFFFF"/>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0CC85B61" w14:textId="77777777" w:rsidR="00F879B8" w:rsidRDefault="00984543">
            <w:pPr>
              <w:widowControl w:val="0"/>
              <w:rPr>
                <w:sz w:val="20"/>
                <w:szCs w:val="20"/>
              </w:rPr>
            </w:pPr>
            <w:r>
              <w:rPr>
                <w:rFonts w:ascii="Calibri" w:eastAsia="Calibri" w:hAnsi="Calibri" w:cs="Calibri"/>
                <w:sz w:val="20"/>
                <w:szCs w:val="20"/>
              </w:rPr>
              <w:t>175 (124) [4.56]</w:t>
            </w:r>
          </w:p>
        </w:tc>
        <w:tc>
          <w:tcPr>
            <w:tcW w:w="3704" w:type="dxa"/>
            <w:tcBorders>
              <w:top w:val="single" w:sz="6" w:space="0" w:color="FFFFFF"/>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7D663F6C" w14:textId="77777777" w:rsidR="00F879B8" w:rsidRDefault="00984543">
            <w:pPr>
              <w:widowControl w:val="0"/>
              <w:rPr>
                <w:sz w:val="20"/>
                <w:szCs w:val="20"/>
              </w:rPr>
            </w:pPr>
            <w:r>
              <w:rPr>
                <w:rFonts w:ascii="Calibri" w:eastAsia="Calibri" w:hAnsi="Calibri" w:cs="Calibri"/>
                <w:sz w:val="20"/>
                <w:szCs w:val="20"/>
              </w:rPr>
              <w:t>139 (190) [-3.69]</w:t>
            </w:r>
          </w:p>
        </w:tc>
      </w:tr>
      <w:tr w:rsidR="00F879B8" w14:paraId="2722352C" w14:textId="77777777">
        <w:trPr>
          <w:trHeight w:val="135"/>
        </w:trPr>
        <w:tc>
          <w:tcPr>
            <w:tcW w:w="1740" w:type="dxa"/>
            <w:tcBorders>
              <w:top w:val="single" w:sz="6" w:space="0" w:color="FFFFFF"/>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3C7944A4" w14:textId="77777777" w:rsidR="00F879B8" w:rsidRDefault="00984543">
            <w:pPr>
              <w:widowControl w:val="0"/>
              <w:rPr>
                <w:b/>
                <w:sz w:val="20"/>
                <w:szCs w:val="20"/>
              </w:rPr>
            </w:pPr>
            <w:r>
              <w:rPr>
                <w:b/>
                <w:sz w:val="20"/>
                <w:szCs w:val="20"/>
              </w:rPr>
              <w:t>Middle GDP</w:t>
            </w:r>
          </w:p>
        </w:tc>
        <w:tc>
          <w:tcPr>
            <w:tcW w:w="3585" w:type="dxa"/>
            <w:tcBorders>
              <w:top w:val="single" w:sz="6" w:space="0" w:color="FFFFFF"/>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134B0CAA" w14:textId="77777777" w:rsidR="00F879B8" w:rsidRDefault="00984543">
            <w:pPr>
              <w:widowControl w:val="0"/>
              <w:rPr>
                <w:sz w:val="20"/>
                <w:szCs w:val="20"/>
              </w:rPr>
            </w:pPr>
            <w:r>
              <w:rPr>
                <w:rFonts w:ascii="Calibri" w:eastAsia="Calibri" w:hAnsi="Calibri" w:cs="Calibri"/>
                <w:sz w:val="20"/>
                <w:szCs w:val="20"/>
              </w:rPr>
              <w:t>56 (91) [-3.63]</w:t>
            </w:r>
          </w:p>
        </w:tc>
        <w:tc>
          <w:tcPr>
            <w:tcW w:w="3704" w:type="dxa"/>
            <w:tcBorders>
              <w:top w:val="single" w:sz="6" w:space="0" w:color="FFFFFF"/>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41319B5E" w14:textId="77777777" w:rsidR="00F879B8" w:rsidRDefault="00984543">
            <w:pPr>
              <w:widowControl w:val="0"/>
              <w:rPr>
                <w:sz w:val="20"/>
                <w:szCs w:val="20"/>
              </w:rPr>
            </w:pPr>
            <w:r>
              <w:rPr>
                <w:rFonts w:ascii="Calibri" w:eastAsia="Calibri" w:hAnsi="Calibri" w:cs="Calibri"/>
                <w:sz w:val="20"/>
                <w:szCs w:val="20"/>
              </w:rPr>
              <w:t>173 (138) [2.93]</w:t>
            </w:r>
          </w:p>
        </w:tc>
      </w:tr>
      <w:tr w:rsidR="00F879B8" w14:paraId="0C7350EA" w14:textId="77777777">
        <w:trPr>
          <w:trHeight w:val="330"/>
        </w:trPr>
        <w:tc>
          <w:tcPr>
            <w:tcW w:w="1740" w:type="dxa"/>
            <w:tcBorders>
              <w:top w:val="single" w:sz="6" w:space="0" w:color="FFFFFF"/>
              <w:left w:val="single" w:sz="6" w:space="0" w:color="FFFFFF"/>
              <w:bottom w:val="single" w:sz="6" w:space="0" w:color="000000"/>
              <w:right w:val="single" w:sz="6" w:space="0" w:color="FFFFFF"/>
            </w:tcBorders>
            <w:shd w:val="clear" w:color="auto" w:fill="CCCCCC"/>
            <w:tcMar>
              <w:top w:w="40" w:type="dxa"/>
              <w:left w:w="40" w:type="dxa"/>
              <w:bottom w:w="40" w:type="dxa"/>
              <w:right w:w="40" w:type="dxa"/>
            </w:tcMar>
            <w:vAlign w:val="bottom"/>
          </w:tcPr>
          <w:p w14:paraId="665EB286" w14:textId="77777777" w:rsidR="00F879B8" w:rsidRDefault="00984543">
            <w:pPr>
              <w:widowControl w:val="0"/>
              <w:rPr>
                <w:b/>
                <w:sz w:val="20"/>
                <w:szCs w:val="20"/>
              </w:rPr>
            </w:pPr>
            <w:r>
              <w:rPr>
                <w:b/>
                <w:sz w:val="20"/>
                <w:szCs w:val="20"/>
              </w:rPr>
              <w:t>Low GDP</w:t>
            </w:r>
          </w:p>
        </w:tc>
        <w:tc>
          <w:tcPr>
            <w:tcW w:w="3585" w:type="dxa"/>
            <w:tcBorders>
              <w:top w:val="single" w:sz="6" w:space="0" w:color="FFFFFF"/>
              <w:left w:val="single" w:sz="6" w:space="0" w:color="FFFFFF"/>
              <w:bottom w:val="single" w:sz="6" w:space="0" w:color="000000"/>
              <w:right w:val="single" w:sz="6" w:space="0" w:color="FFFFFF"/>
            </w:tcBorders>
            <w:shd w:val="clear" w:color="auto" w:fill="CCCCCC"/>
            <w:tcMar>
              <w:top w:w="40" w:type="dxa"/>
              <w:left w:w="40" w:type="dxa"/>
              <w:bottom w:w="40" w:type="dxa"/>
              <w:right w:w="40" w:type="dxa"/>
            </w:tcMar>
            <w:vAlign w:val="bottom"/>
          </w:tcPr>
          <w:p w14:paraId="59F39AD7" w14:textId="77777777" w:rsidR="00F879B8" w:rsidRDefault="00984543">
            <w:pPr>
              <w:widowControl w:val="0"/>
              <w:rPr>
                <w:sz w:val="20"/>
                <w:szCs w:val="20"/>
              </w:rPr>
            </w:pPr>
            <w:r>
              <w:rPr>
                <w:rFonts w:ascii="Calibri" w:eastAsia="Calibri" w:hAnsi="Calibri" w:cs="Calibri"/>
                <w:sz w:val="20"/>
                <w:szCs w:val="20"/>
              </w:rPr>
              <w:t>24 (40) [-2.57]</w:t>
            </w:r>
          </w:p>
        </w:tc>
        <w:tc>
          <w:tcPr>
            <w:tcW w:w="3704" w:type="dxa"/>
            <w:tcBorders>
              <w:top w:val="single" w:sz="4" w:space="0" w:color="CCCCCC"/>
              <w:left w:val="single" w:sz="4" w:space="0" w:color="CCCCCC"/>
              <w:bottom w:val="single" w:sz="6" w:space="0" w:color="000000"/>
              <w:right w:val="single" w:sz="4" w:space="0" w:color="CCCCCC"/>
            </w:tcBorders>
            <w:shd w:val="clear" w:color="auto" w:fill="CCCCCC"/>
            <w:tcMar>
              <w:top w:w="40" w:type="dxa"/>
              <w:left w:w="40" w:type="dxa"/>
              <w:bottom w:w="40" w:type="dxa"/>
              <w:right w:w="40" w:type="dxa"/>
            </w:tcMar>
            <w:vAlign w:val="bottom"/>
          </w:tcPr>
          <w:p w14:paraId="718813FA" w14:textId="77777777" w:rsidR="00F879B8" w:rsidRDefault="00984543">
            <w:pPr>
              <w:widowControl w:val="0"/>
              <w:rPr>
                <w:sz w:val="20"/>
                <w:szCs w:val="20"/>
              </w:rPr>
            </w:pPr>
            <w:r>
              <w:rPr>
                <w:rFonts w:ascii="Calibri" w:eastAsia="Calibri" w:hAnsi="Calibri" w:cs="Calibri"/>
                <w:sz w:val="20"/>
                <w:szCs w:val="20"/>
              </w:rPr>
              <w:t>78 (61) [2.08]</w:t>
            </w:r>
          </w:p>
        </w:tc>
      </w:tr>
      <w:tr w:rsidR="00F879B8" w:rsidRPr="003C497A" w14:paraId="3BA9EE3C" w14:textId="77777777">
        <w:trPr>
          <w:trHeight w:val="330"/>
        </w:trPr>
        <w:tc>
          <w:tcPr>
            <w:tcW w:w="9029" w:type="dxa"/>
            <w:gridSpan w:val="3"/>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EF3D47C" w14:textId="77777777" w:rsidR="00F879B8" w:rsidRPr="00C61938" w:rsidRDefault="00984543">
            <w:pPr>
              <w:widowControl w:val="0"/>
              <w:rPr>
                <w:rFonts w:ascii="Calibri" w:eastAsia="Calibri" w:hAnsi="Calibri" w:cs="Calibri"/>
                <w:b/>
                <w:lang w:val="en-GB"/>
              </w:rPr>
            </w:pPr>
            <w:r w:rsidRPr="00C61938">
              <w:rPr>
                <w:rFonts w:ascii="Calibri" w:eastAsia="Calibri" w:hAnsi="Calibri" w:cs="Calibri"/>
                <w:b/>
                <w:lang w:val="en-GB"/>
              </w:rPr>
              <w:t>Is an online telephone informed consent for elective surgery in accordance with the       p = &lt;0.001</w:t>
            </w:r>
          </w:p>
          <w:p w14:paraId="2B2B6AB8" w14:textId="77777777" w:rsidR="00F879B8" w:rsidRPr="00C61938" w:rsidRDefault="00984543">
            <w:pPr>
              <w:widowControl w:val="0"/>
              <w:rPr>
                <w:rFonts w:ascii="Calibri" w:eastAsia="Calibri" w:hAnsi="Calibri" w:cs="Calibri"/>
                <w:b/>
                <w:lang w:val="en-GB"/>
              </w:rPr>
            </w:pPr>
            <w:r w:rsidRPr="00C61938">
              <w:rPr>
                <w:rFonts w:ascii="Calibri" w:eastAsia="Calibri" w:hAnsi="Calibri" w:cs="Calibri"/>
                <w:b/>
                <w:lang w:val="en-GB"/>
              </w:rPr>
              <w:t>legal requirements in your country (</w:t>
            </w:r>
            <w:r w:rsidRPr="00C61938">
              <w:rPr>
                <w:rFonts w:ascii="Calibri" w:eastAsia="Calibri" w:hAnsi="Calibri" w:cs="Calibri"/>
                <w:b/>
                <w:i/>
                <w:lang w:val="en-GB"/>
              </w:rPr>
              <w:t>simple</w:t>
            </w:r>
            <w:r w:rsidRPr="00C61938">
              <w:rPr>
                <w:rFonts w:ascii="Calibri" w:eastAsia="Calibri" w:hAnsi="Calibri" w:cs="Calibri"/>
                <w:b/>
                <w:lang w:val="en-GB"/>
              </w:rPr>
              <w:t>)</w:t>
            </w:r>
          </w:p>
        </w:tc>
      </w:tr>
      <w:tr w:rsidR="00F879B8" w14:paraId="22B393DC" w14:textId="77777777">
        <w:trPr>
          <w:trHeight w:val="330"/>
        </w:trPr>
        <w:tc>
          <w:tcPr>
            <w:tcW w:w="1740" w:type="dxa"/>
            <w:tcBorders>
              <w:top w:val="single" w:sz="6" w:space="0" w:color="FFFFFF"/>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01254207" w14:textId="77777777" w:rsidR="00F879B8" w:rsidRPr="00C61938" w:rsidRDefault="00F879B8">
            <w:pPr>
              <w:widowControl w:val="0"/>
              <w:rPr>
                <w:b/>
                <w:sz w:val="20"/>
                <w:szCs w:val="20"/>
                <w:lang w:val="en-GB"/>
              </w:rPr>
            </w:pPr>
          </w:p>
        </w:tc>
        <w:tc>
          <w:tcPr>
            <w:tcW w:w="3585" w:type="dxa"/>
            <w:tcBorders>
              <w:top w:val="single" w:sz="6" w:space="0" w:color="333333"/>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0D62ABF0" w14:textId="77777777" w:rsidR="00F879B8" w:rsidRDefault="00984543">
            <w:pPr>
              <w:widowControl w:val="0"/>
              <w:rPr>
                <w:b/>
                <w:sz w:val="20"/>
                <w:szCs w:val="20"/>
              </w:rPr>
            </w:pPr>
            <w:r>
              <w:rPr>
                <w:b/>
                <w:sz w:val="20"/>
                <w:szCs w:val="20"/>
              </w:rPr>
              <w:t>Yes</w:t>
            </w:r>
          </w:p>
        </w:tc>
        <w:tc>
          <w:tcPr>
            <w:tcW w:w="3704" w:type="dxa"/>
            <w:tcBorders>
              <w:top w:val="single" w:sz="6" w:space="0" w:color="333333"/>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1D6ABBCE" w14:textId="77777777" w:rsidR="00F879B8" w:rsidRDefault="00984543">
            <w:pPr>
              <w:widowControl w:val="0"/>
              <w:rPr>
                <w:b/>
                <w:sz w:val="20"/>
                <w:szCs w:val="20"/>
              </w:rPr>
            </w:pPr>
            <w:proofErr w:type="spellStart"/>
            <w:r>
              <w:rPr>
                <w:b/>
                <w:sz w:val="20"/>
                <w:szCs w:val="20"/>
              </w:rPr>
              <w:t>No</w:t>
            </w:r>
            <w:proofErr w:type="spellEnd"/>
          </w:p>
        </w:tc>
      </w:tr>
      <w:tr w:rsidR="00F879B8" w14:paraId="6869B8C5" w14:textId="77777777">
        <w:trPr>
          <w:trHeight w:val="330"/>
        </w:trPr>
        <w:tc>
          <w:tcPr>
            <w:tcW w:w="1740" w:type="dxa"/>
            <w:tcBorders>
              <w:top w:val="single" w:sz="6" w:space="0" w:color="FFFFFF"/>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5E3C1BBA" w14:textId="77777777" w:rsidR="00F879B8" w:rsidRDefault="00984543">
            <w:pPr>
              <w:widowControl w:val="0"/>
              <w:rPr>
                <w:b/>
                <w:sz w:val="20"/>
                <w:szCs w:val="20"/>
              </w:rPr>
            </w:pPr>
            <w:r>
              <w:rPr>
                <w:b/>
                <w:sz w:val="20"/>
                <w:szCs w:val="20"/>
              </w:rPr>
              <w:t>High GDP</w:t>
            </w:r>
          </w:p>
        </w:tc>
        <w:tc>
          <w:tcPr>
            <w:tcW w:w="3585" w:type="dxa"/>
            <w:tcBorders>
              <w:top w:val="single" w:sz="6" w:space="0" w:color="FFFFFF"/>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430084A0" w14:textId="77777777" w:rsidR="00F879B8" w:rsidRDefault="00984543">
            <w:pPr>
              <w:widowControl w:val="0"/>
              <w:rPr>
                <w:rFonts w:ascii="Calibri" w:eastAsia="Calibri" w:hAnsi="Calibri" w:cs="Calibri"/>
                <w:color w:val="434343"/>
                <w:sz w:val="20"/>
                <w:szCs w:val="20"/>
              </w:rPr>
            </w:pPr>
            <w:r>
              <w:rPr>
                <w:rFonts w:ascii="Calibri" w:eastAsia="Calibri" w:hAnsi="Calibri" w:cs="Calibri"/>
                <w:color w:val="434343"/>
                <w:sz w:val="20"/>
                <w:szCs w:val="20"/>
              </w:rPr>
              <w:t>164 (108) [5.37]</w:t>
            </w:r>
          </w:p>
        </w:tc>
        <w:tc>
          <w:tcPr>
            <w:tcW w:w="3704" w:type="dxa"/>
            <w:tcBorders>
              <w:top w:val="single" w:sz="4" w:space="0" w:color="FFFFFF"/>
              <w:left w:val="single" w:sz="6" w:space="0" w:color="FFFFFF"/>
              <w:bottom w:val="single" w:sz="4" w:space="0" w:color="FFFFFF"/>
              <w:right w:val="single" w:sz="4" w:space="0" w:color="FFFFFF"/>
            </w:tcBorders>
            <w:shd w:val="clear" w:color="auto" w:fill="CCCCCC"/>
            <w:tcMar>
              <w:top w:w="40" w:type="dxa"/>
              <w:left w:w="40" w:type="dxa"/>
              <w:bottom w:w="40" w:type="dxa"/>
              <w:right w:w="40" w:type="dxa"/>
            </w:tcMar>
            <w:vAlign w:val="bottom"/>
          </w:tcPr>
          <w:p w14:paraId="05ECCC63" w14:textId="77777777" w:rsidR="00F879B8" w:rsidRDefault="00984543">
            <w:pPr>
              <w:widowControl w:val="0"/>
              <w:rPr>
                <w:rFonts w:ascii="Calibri" w:eastAsia="Calibri" w:hAnsi="Calibri" w:cs="Calibri"/>
                <w:color w:val="434343"/>
                <w:sz w:val="20"/>
                <w:szCs w:val="20"/>
              </w:rPr>
            </w:pPr>
            <w:r>
              <w:rPr>
                <w:rFonts w:ascii="Calibri" w:eastAsia="Calibri" w:hAnsi="Calibri" w:cs="Calibri"/>
                <w:color w:val="434343"/>
                <w:sz w:val="20"/>
                <w:szCs w:val="20"/>
              </w:rPr>
              <w:t>92 (148) [-4.59]</w:t>
            </w:r>
          </w:p>
        </w:tc>
      </w:tr>
      <w:tr w:rsidR="00F879B8" w14:paraId="0CDDE428" w14:textId="77777777">
        <w:trPr>
          <w:trHeight w:val="330"/>
        </w:trPr>
        <w:tc>
          <w:tcPr>
            <w:tcW w:w="1740" w:type="dxa"/>
            <w:tcBorders>
              <w:top w:val="single" w:sz="6" w:space="0" w:color="FFFFFF"/>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3AE2505B" w14:textId="77777777" w:rsidR="00F879B8" w:rsidRDefault="00984543">
            <w:pPr>
              <w:widowControl w:val="0"/>
              <w:rPr>
                <w:b/>
                <w:sz w:val="20"/>
                <w:szCs w:val="20"/>
              </w:rPr>
            </w:pPr>
            <w:r>
              <w:rPr>
                <w:b/>
                <w:sz w:val="20"/>
                <w:szCs w:val="20"/>
              </w:rPr>
              <w:t>Middle GDP</w:t>
            </w:r>
          </w:p>
        </w:tc>
        <w:tc>
          <w:tcPr>
            <w:tcW w:w="3585" w:type="dxa"/>
            <w:tcBorders>
              <w:top w:val="single" w:sz="6" w:space="0" w:color="FFFFFF"/>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17319764" w14:textId="77777777" w:rsidR="00F879B8" w:rsidRDefault="00984543">
            <w:pPr>
              <w:widowControl w:val="0"/>
              <w:rPr>
                <w:rFonts w:ascii="Calibri" w:eastAsia="Calibri" w:hAnsi="Calibri" w:cs="Calibri"/>
                <w:color w:val="434343"/>
                <w:sz w:val="20"/>
                <w:szCs w:val="20"/>
              </w:rPr>
            </w:pPr>
            <w:r>
              <w:rPr>
                <w:rFonts w:ascii="Calibri" w:eastAsia="Calibri" w:hAnsi="Calibri" w:cs="Calibri"/>
                <w:color w:val="434343"/>
                <w:sz w:val="20"/>
                <w:szCs w:val="20"/>
              </w:rPr>
              <w:t>45 (77) [-3.64]</w:t>
            </w:r>
          </w:p>
        </w:tc>
        <w:tc>
          <w:tcPr>
            <w:tcW w:w="3704" w:type="dxa"/>
            <w:tcBorders>
              <w:top w:val="single" w:sz="4" w:space="0" w:color="FFFFFF"/>
              <w:left w:val="single" w:sz="6" w:space="0" w:color="FFFFFF"/>
              <w:bottom w:val="single" w:sz="4" w:space="0" w:color="FFFFFF"/>
              <w:right w:val="single" w:sz="4" w:space="0" w:color="FFFFFF"/>
            </w:tcBorders>
            <w:shd w:val="clear" w:color="auto" w:fill="CCCCCC"/>
            <w:tcMar>
              <w:top w:w="40" w:type="dxa"/>
              <w:left w:w="40" w:type="dxa"/>
              <w:bottom w:w="40" w:type="dxa"/>
              <w:right w:w="40" w:type="dxa"/>
            </w:tcMar>
            <w:vAlign w:val="bottom"/>
          </w:tcPr>
          <w:p w14:paraId="6489931E" w14:textId="77777777" w:rsidR="00F879B8" w:rsidRDefault="00984543">
            <w:pPr>
              <w:widowControl w:val="0"/>
              <w:rPr>
                <w:rFonts w:ascii="Calibri" w:eastAsia="Calibri" w:hAnsi="Calibri" w:cs="Calibri"/>
                <w:color w:val="434343"/>
                <w:sz w:val="20"/>
                <w:szCs w:val="20"/>
              </w:rPr>
            </w:pPr>
            <w:r>
              <w:rPr>
                <w:rFonts w:ascii="Calibri" w:eastAsia="Calibri" w:hAnsi="Calibri" w:cs="Calibri"/>
                <w:color w:val="434343"/>
                <w:sz w:val="20"/>
                <w:szCs w:val="20"/>
              </w:rPr>
              <w:t>137 (105) [3.11]</w:t>
            </w:r>
          </w:p>
        </w:tc>
      </w:tr>
      <w:tr w:rsidR="00F879B8" w14:paraId="7CFBC054" w14:textId="77777777">
        <w:trPr>
          <w:trHeight w:val="330"/>
        </w:trPr>
        <w:tc>
          <w:tcPr>
            <w:tcW w:w="1740" w:type="dxa"/>
            <w:tcBorders>
              <w:top w:val="single" w:sz="6" w:space="0" w:color="FFFFFF"/>
              <w:left w:val="single" w:sz="6" w:space="0" w:color="FFFFFF"/>
              <w:bottom w:val="single" w:sz="6" w:space="0" w:color="000000"/>
              <w:right w:val="single" w:sz="6" w:space="0" w:color="FFFFFF"/>
            </w:tcBorders>
            <w:shd w:val="clear" w:color="auto" w:fill="CCCCCC"/>
            <w:tcMar>
              <w:top w:w="40" w:type="dxa"/>
              <w:left w:w="40" w:type="dxa"/>
              <w:bottom w:w="40" w:type="dxa"/>
              <w:right w:w="40" w:type="dxa"/>
            </w:tcMar>
            <w:vAlign w:val="bottom"/>
          </w:tcPr>
          <w:p w14:paraId="3786887B" w14:textId="77777777" w:rsidR="00F879B8" w:rsidRDefault="00984543">
            <w:pPr>
              <w:widowControl w:val="0"/>
              <w:rPr>
                <w:b/>
                <w:sz w:val="20"/>
                <w:szCs w:val="20"/>
              </w:rPr>
            </w:pPr>
            <w:r>
              <w:rPr>
                <w:b/>
                <w:sz w:val="20"/>
                <w:szCs w:val="20"/>
              </w:rPr>
              <w:t>Low GDP</w:t>
            </w:r>
          </w:p>
        </w:tc>
        <w:tc>
          <w:tcPr>
            <w:tcW w:w="3585" w:type="dxa"/>
            <w:tcBorders>
              <w:top w:val="single" w:sz="6" w:space="0" w:color="FFFFFF"/>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3F2EA822" w14:textId="77777777" w:rsidR="00F879B8" w:rsidRDefault="00984543">
            <w:pPr>
              <w:widowControl w:val="0"/>
              <w:rPr>
                <w:rFonts w:ascii="Calibri" w:eastAsia="Calibri" w:hAnsi="Calibri" w:cs="Calibri"/>
                <w:color w:val="434343"/>
                <w:sz w:val="20"/>
                <w:szCs w:val="20"/>
              </w:rPr>
            </w:pPr>
            <w:r>
              <w:rPr>
                <w:rFonts w:ascii="Calibri" w:eastAsia="Calibri" w:hAnsi="Calibri" w:cs="Calibri"/>
                <w:color w:val="434343"/>
                <w:sz w:val="20"/>
                <w:szCs w:val="20"/>
              </w:rPr>
              <w:t>9 (32) [-4.17]</w:t>
            </w:r>
          </w:p>
        </w:tc>
        <w:tc>
          <w:tcPr>
            <w:tcW w:w="3704" w:type="dxa"/>
            <w:tcBorders>
              <w:top w:val="single" w:sz="4" w:space="0" w:color="FFFFFF"/>
              <w:left w:val="single" w:sz="6" w:space="0" w:color="FFFFFF"/>
              <w:bottom w:val="single" w:sz="4" w:space="0" w:color="FFFFFF"/>
              <w:right w:val="single" w:sz="4" w:space="0" w:color="FFFFFF"/>
            </w:tcBorders>
            <w:shd w:val="clear" w:color="auto" w:fill="CCCCCC"/>
            <w:tcMar>
              <w:top w:w="40" w:type="dxa"/>
              <w:left w:w="40" w:type="dxa"/>
              <w:bottom w:w="40" w:type="dxa"/>
              <w:right w:w="40" w:type="dxa"/>
            </w:tcMar>
            <w:vAlign w:val="bottom"/>
          </w:tcPr>
          <w:p w14:paraId="7BF4E4D5" w14:textId="77777777" w:rsidR="00F879B8" w:rsidRDefault="00984543">
            <w:pPr>
              <w:widowControl w:val="0"/>
              <w:rPr>
                <w:rFonts w:ascii="Calibri" w:eastAsia="Calibri" w:hAnsi="Calibri" w:cs="Calibri"/>
                <w:color w:val="434343"/>
                <w:sz w:val="20"/>
                <w:szCs w:val="20"/>
              </w:rPr>
            </w:pPr>
            <w:r>
              <w:rPr>
                <w:rFonts w:ascii="Calibri" w:eastAsia="Calibri" w:hAnsi="Calibri" w:cs="Calibri"/>
                <w:color w:val="434343"/>
                <w:sz w:val="20"/>
                <w:szCs w:val="20"/>
              </w:rPr>
              <w:t>69 (45) [3.57]</w:t>
            </w:r>
          </w:p>
        </w:tc>
      </w:tr>
      <w:tr w:rsidR="00F879B8" w:rsidRPr="003C497A" w14:paraId="67D7CD4C" w14:textId="77777777">
        <w:trPr>
          <w:trHeight w:val="330"/>
        </w:trPr>
        <w:tc>
          <w:tcPr>
            <w:tcW w:w="9029" w:type="dxa"/>
            <w:gridSpan w:val="3"/>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10E4795" w14:textId="77777777" w:rsidR="00F879B8" w:rsidRPr="00C61938" w:rsidRDefault="00984543">
            <w:pPr>
              <w:widowControl w:val="0"/>
              <w:rPr>
                <w:rFonts w:ascii="Calibri" w:eastAsia="Calibri" w:hAnsi="Calibri" w:cs="Calibri"/>
                <w:b/>
                <w:lang w:val="en-GB"/>
              </w:rPr>
            </w:pPr>
            <w:r w:rsidRPr="00C61938">
              <w:rPr>
                <w:rFonts w:ascii="Calibri" w:eastAsia="Calibri" w:hAnsi="Calibri" w:cs="Calibri"/>
                <w:b/>
                <w:lang w:val="en-GB"/>
              </w:rPr>
              <w:t>Is an online telephone informed consent for elective surgery in accordance with the       p = &lt;0.001</w:t>
            </w:r>
          </w:p>
          <w:p w14:paraId="7BDCFCB6" w14:textId="77777777" w:rsidR="00F879B8" w:rsidRPr="00C61938" w:rsidRDefault="00984543">
            <w:pPr>
              <w:widowControl w:val="0"/>
              <w:rPr>
                <w:rFonts w:ascii="Calibri" w:eastAsia="Calibri" w:hAnsi="Calibri" w:cs="Calibri"/>
                <w:b/>
                <w:lang w:val="en-GB"/>
              </w:rPr>
            </w:pPr>
            <w:r w:rsidRPr="00C61938">
              <w:rPr>
                <w:rFonts w:ascii="Calibri" w:eastAsia="Calibri" w:hAnsi="Calibri" w:cs="Calibri"/>
                <w:b/>
                <w:lang w:val="en-GB"/>
              </w:rPr>
              <w:t>legal requirements in your country (</w:t>
            </w:r>
            <w:r w:rsidRPr="00C61938">
              <w:rPr>
                <w:rFonts w:ascii="Calibri" w:eastAsia="Calibri" w:hAnsi="Calibri" w:cs="Calibri"/>
                <w:b/>
                <w:i/>
                <w:lang w:val="en-GB"/>
              </w:rPr>
              <w:t>complex</w:t>
            </w:r>
            <w:r w:rsidRPr="00C61938">
              <w:rPr>
                <w:rFonts w:ascii="Calibri" w:eastAsia="Calibri" w:hAnsi="Calibri" w:cs="Calibri"/>
                <w:b/>
                <w:lang w:val="en-GB"/>
              </w:rPr>
              <w:t>)</w:t>
            </w:r>
          </w:p>
        </w:tc>
      </w:tr>
      <w:tr w:rsidR="00F879B8" w14:paraId="244DA3EC" w14:textId="77777777">
        <w:trPr>
          <w:trHeight w:val="330"/>
        </w:trPr>
        <w:tc>
          <w:tcPr>
            <w:tcW w:w="1740" w:type="dxa"/>
            <w:tcBorders>
              <w:top w:val="single" w:sz="6" w:space="0" w:color="000000"/>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5CEBCE20" w14:textId="77777777" w:rsidR="00F879B8" w:rsidRPr="00C61938" w:rsidRDefault="00F879B8">
            <w:pPr>
              <w:widowControl w:val="0"/>
              <w:rPr>
                <w:b/>
                <w:sz w:val="20"/>
                <w:szCs w:val="20"/>
                <w:lang w:val="en-GB"/>
              </w:rPr>
            </w:pPr>
          </w:p>
        </w:tc>
        <w:tc>
          <w:tcPr>
            <w:tcW w:w="3585" w:type="dxa"/>
            <w:tcBorders>
              <w:top w:val="single" w:sz="6" w:space="0" w:color="333333"/>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5D4F8295" w14:textId="77777777" w:rsidR="00F879B8" w:rsidRDefault="00984543">
            <w:pPr>
              <w:widowControl w:val="0"/>
              <w:rPr>
                <w:b/>
                <w:sz w:val="20"/>
                <w:szCs w:val="20"/>
              </w:rPr>
            </w:pPr>
            <w:r>
              <w:rPr>
                <w:b/>
                <w:sz w:val="20"/>
                <w:szCs w:val="20"/>
              </w:rPr>
              <w:t>Yes</w:t>
            </w:r>
          </w:p>
        </w:tc>
        <w:tc>
          <w:tcPr>
            <w:tcW w:w="3704" w:type="dxa"/>
            <w:tcBorders>
              <w:top w:val="single" w:sz="6" w:space="0" w:color="333333"/>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4E51699E" w14:textId="77777777" w:rsidR="00F879B8" w:rsidRDefault="00984543">
            <w:pPr>
              <w:widowControl w:val="0"/>
              <w:rPr>
                <w:b/>
                <w:sz w:val="20"/>
                <w:szCs w:val="20"/>
              </w:rPr>
            </w:pPr>
            <w:proofErr w:type="spellStart"/>
            <w:r>
              <w:rPr>
                <w:b/>
                <w:sz w:val="20"/>
                <w:szCs w:val="20"/>
              </w:rPr>
              <w:t>No</w:t>
            </w:r>
            <w:proofErr w:type="spellEnd"/>
          </w:p>
        </w:tc>
      </w:tr>
      <w:tr w:rsidR="00F879B8" w14:paraId="026D158B" w14:textId="77777777">
        <w:trPr>
          <w:trHeight w:val="330"/>
        </w:trPr>
        <w:tc>
          <w:tcPr>
            <w:tcW w:w="1740" w:type="dxa"/>
            <w:tcBorders>
              <w:top w:val="single" w:sz="6" w:space="0" w:color="FFFFFF"/>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51966030" w14:textId="77777777" w:rsidR="00F879B8" w:rsidRDefault="00984543">
            <w:pPr>
              <w:widowControl w:val="0"/>
              <w:rPr>
                <w:b/>
                <w:sz w:val="20"/>
                <w:szCs w:val="20"/>
              </w:rPr>
            </w:pPr>
            <w:r>
              <w:rPr>
                <w:b/>
                <w:sz w:val="20"/>
                <w:szCs w:val="20"/>
              </w:rPr>
              <w:t>High GDP</w:t>
            </w:r>
          </w:p>
        </w:tc>
        <w:tc>
          <w:tcPr>
            <w:tcW w:w="3585" w:type="dxa"/>
            <w:tcBorders>
              <w:top w:val="single" w:sz="6" w:space="0" w:color="FFFFFF"/>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10F4E7E8" w14:textId="77777777" w:rsidR="00F879B8" w:rsidRDefault="00984543">
            <w:pPr>
              <w:widowControl w:val="0"/>
              <w:rPr>
                <w:rFonts w:ascii="Calibri" w:eastAsia="Calibri" w:hAnsi="Calibri" w:cs="Calibri"/>
                <w:color w:val="434343"/>
                <w:sz w:val="20"/>
                <w:szCs w:val="20"/>
              </w:rPr>
            </w:pPr>
            <w:r>
              <w:rPr>
                <w:rFonts w:ascii="Calibri" w:eastAsia="Calibri" w:hAnsi="Calibri" w:cs="Calibri"/>
                <w:color w:val="434343"/>
                <w:sz w:val="20"/>
                <w:szCs w:val="20"/>
              </w:rPr>
              <w:t>110 (73) [4.33]</w:t>
            </w:r>
          </w:p>
        </w:tc>
        <w:tc>
          <w:tcPr>
            <w:tcW w:w="3704" w:type="dxa"/>
            <w:tcBorders>
              <w:top w:val="single" w:sz="4" w:space="0" w:color="FFFFFF"/>
              <w:left w:val="single" w:sz="6" w:space="0" w:color="FFFFFF"/>
              <w:bottom w:val="single" w:sz="4" w:space="0" w:color="FFFFFF"/>
              <w:right w:val="single" w:sz="4" w:space="0" w:color="FFFFFF"/>
            </w:tcBorders>
            <w:shd w:val="clear" w:color="auto" w:fill="CCCCCC"/>
            <w:tcMar>
              <w:top w:w="40" w:type="dxa"/>
              <w:left w:w="40" w:type="dxa"/>
              <w:bottom w:w="40" w:type="dxa"/>
              <w:right w:w="40" w:type="dxa"/>
            </w:tcMar>
            <w:vAlign w:val="bottom"/>
          </w:tcPr>
          <w:p w14:paraId="1E717A49" w14:textId="77777777" w:rsidR="00F879B8" w:rsidRDefault="00984543">
            <w:pPr>
              <w:widowControl w:val="0"/>
              <w:rPr>
                <w:rFonts w:ascii="Calibri" w:eastAsia="Calibri" w:hAnsi="Calibri" w:cs="Calibri"/>
                <w:color w:val="434343"/>
                <w:sz w:val="20"/>
                <w:szCs w:val="20"/>
              </w:rPr>
            </w:pPr>
            <w:r>
              <w:rPr>
                <w:rFonts w:ascii="Calibri" w:eastAsia="Calibri" w:hAnsi="Calibri" w:cs="Calibri"/>
                <w:color w:val="434343"/>
                <w:sz w:val="20"/>
                <w:szCs w:val="20"/>
              </w:rPr>
              <w:t>130 (167) [-2.86]</w:t>
            </w:r>
          </w:p>
        </w:tc>
      </w:tr>
      <w:tr w:rsidR="00F879B8" w14:paraId="03976388" w14:textId="77777777">
        <w:trPr>
          <w:trHeight w:val="330"/>
        </w:trPr>
        <w:tc>
          <w:tcPr>
            <w:tcW w:w="1740" w:type="dxa"/>
            <w:tcBorders>
              <w:top w:val="single" w:sz="6" w:space="0" w:color="FFFFFF"/>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2DE032DD" w14:textId="77777777" w:rsidR="00F879B8" w:rsidRDefault="00984543">
            <w:pPr>
              <w:widowControl w:val="0"/>
              <w:rPr>
                <w:b/>
                <w:sz w:val="20"/>
                <w:szCs w:val="20"/>
              </w:rPr>
            </w:pPr>
            <w:r>
              <w:rPr>
                <w:b/>
                <w:sz w:val="20"/>
                <w:szCs w:val="20"/>
              </w:rPr>
              <w:t>Middle GDP</w:t>
            </w:r>
          </w:p>
        </w:tc>
        <w:tc>
          <w:tcPr>
            <w:tcW w:w="3585" w:type="dxa"/>
            <w:tcBorders>
              <w:top w:val="single" w:sz="6" w:space="0" w:color="FFFFFF"/>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0D0C1910" w14:textId="77777777" w:rsidR="00F879B8" w:rsidRDefault="00984543">
            <w:pPr>
              <w:widowControl w:val="0"/>
              <w:rPr>
                <w:rFonts w:ascii="Calibri" w:eastAsia="Calibri" w:hAnsi="Calibri" w:cs="Calibri"/>
                <w:color w:val="434343"/>
                <w:sz w:val="20"/>
                <w:szCs w:val="20"/>
              </w:rPr>
            </w:pPr>
            <w:r>
              <w:rPr>
                <w:rFonts w:ascii="Calibri" w:eastAsia="Calibri" w:hAnsi="Calibri" w:cs="Calibri"/>
                <w:color w:val="434343"/>
                <w:sz w:val="20"/>
                <w:szCs w:val="20"/>
              </w:rPr>
              <w:t>30 (53) [-3.12]</w:t>
            </w:r>
          </w:p>
        </w:tc>
        <w:tc>
          <w:tcPr>
            <w:tcW w:w="3704" w:type="dxa"/>
            <w:tcBorders>
              <w:top w:val="single" w:sz="4" w:space="0" w:color="FFFFFF"/>
              <w:left w:val="single" w:sz="6" w:space="0" w:color="FFFFFF"/>
              <w:bottom w:val="single" w:sz="4" w:space="0" w:color="FFFFFF"/>
              <w:right w:val="single" w:sz="4" w:space="0" w:color="FFFFFF"/>
            </w:tcBorders>
            <w:shd w:val="clear" w:color="auto" w:fill="CCCCCC"/>
            <w:tcMar>
              <w:top w:w="40" w:type="dxa"/>
              <w:left w:w="40" w:type="dxa"/>
              <w:bottom w:w="40" w:type="dxa"/>
              <w:right w:w="40" w:type="dxa"/>
            </w:tcMar>
            <w:vAlign w:val="bottom"/>
          </w:tcPr>
          <w:p w14:paraId="242A3DF3" w14:textId="77777777" w:rsidR="00F879B8" w:rsidRDefault="00984543">
            <w:pPr>
              <w:widowControl w:val="0"/>
              <w:rPr>
                <w:rFonts w:ascii="Calibri" w:eastAsia="Calibri" w:hAnsi="Calibri" w:cs="Calibri"/>
                <w:color w:val="434343"/>
                <w:sz w:val="20"/>
                <w:szCs w:val="20"/>
              </w:rPr>
            </w:pPr>
            <w:r>
              <w:rPr>
                <w:rFonts w:ascii="Calibri" w:eastAsia="Calibri" w:hAnsi="Calibri" w:cs="Calibri"/>
                <w:color w:val="434343"/>
                <w:sz w:val="20"/>
                <w:szCs w:val="20"/>
              </w:rPr>
              <w:t>143 (120) [2.06]</w:t>
            </w:r>
          </w:p>
        </w:tc>
      </w:tr>
      <w:tr w:rsidR="00F879B8" w14:paraId="2E2FC6F6" w14:textId="77777777">
        <w:trPr>
          <w:trHeight w:val="330"/>
        </w:trPr>
        <w:tc>
          <w:tcPr>
            <w:tcW w:w="1740" w:type="dxa"/>
            <w:tcBorders>
              <w:top w:val="single" w:sz="6" w:space="0" w:color="FFFFFF"/>
              <w:left w:val="single" w:sz="6" w:space="0" w:color="FFFFFF"/>
              <w:bottom w:val="single" w:sz="6" w:space="0" w:color="000000"/>
              <w:right w:val="single" w:sz="6" w:space="0" w:color="FFFFFF"/>
            </w:tcBorders>
            <w:shd w:val="clear" w:color="auto" w:fill="CCCCCC"/>
            <w:tcMar>
              <w:top w:w="40" w:type="dxa"/>
              <w:left w:w="40" w:type="dxa"/>
              <w:bottom w:w="40" w:type="dxa"/>
              <w:right w:w="40" w:type="dxa"/>
            </w:tcMar>
            <w:vAlign w:val="bottom"/>
          </w:tcPr>
          <w:p w14:paraId="61D1FA1F" w14:textId="77777777" w:rsidR="00F879B8" w:rsidRDefault="00984543">
            <w:pPr>
              <w:widowControl w:val="0"/>
              <w:rPr>
                <w:b/>
                <w:sz w:val="20"/>
                <w:szCs w:val="20"/>
              </w:rPr>
            </w:pPr>
            <w:r>
              <w:rPr>
                <w:b/>
                <w:sz w:val="20"/>
                <w:szCs w:val="20"/>
              </w:rPr>
              <w:t>Low GDP</w:t>
            </w:r>
          </w:p>
        </w:tc>
        <w:tc>
          <w:tcPr>
            <w:tcW w:w="3585" w:type="dxa"/>
            <w:tcBorders>
              <w:top w:val="single" w:sz="6" w:space="0" w:color="FFFFFF"/>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4F756D6C" w14:textId="77777777" w:rsidR="00F879B8" w:rsidRDefault="00984543">
            <w:pPr>
              <w:widowControl w:val="0"/>
              <w:rPr>
                <w:rFonts w:ascii="Calibri" w:eastAsia="Calibri" w:hAnsi="Calibri" w:cs="Calibri"/>
                <w:color w:val="434343"/>
                <w:sz w:val="20"/>
                <w:szCs w:val="20"/>
              </w:rPr>
            </w:pPr>
            <w:r>
              <w:rPr>
                <w:rFonts w:ascii="Calibri" w:eastAsia="Calibri" w:hAnsi="Calibri" w:cs="Calibri"/>
                <w:color w:val="434343"/>
                <w:sz w:val="20"/>
                <w:szCs w:val="20"/>
              </w:rPr>
              <w:t>9 (23) [-2.98]</w:t>
            </w:r>
          </w:p>
        </w:tc>
        <w:tc>
          <w:tcPr>
            <w:tcW w:w="3704" w:type="dxa"/>
            <w:tcBorders>
              <w:top w:val="single" w:sz="4" w:space="0" w:color="FFFFFF"/>
              <w:left w:val="single" w:sz="6" w:space="0" w:color="FFFFFF"/>
              <w:bottom w:val="single" w:sz="4" w:space="0" w:color="FFFFFF"/>
              <w:right w:val="single" w:sz="4" w:space="0" w:color="FFFFFF"/>
            </w:tcBorders>
            <w:shd w:val="clear" w:color="auto" w:fill="CCCCCC"/>
            <w:tcMar>
              <w:top w:w="40" w:type="dxa"/>
              <w:left w:w="40" w:type="dxa"/>
              <w:bottom w:w="40" w:type="dxa"/>
              <w:right w:w="40" w:type="dxa"/>
            </w:tcMar>
            <w:vAlign w:val="bottom"/>
          </w:tcPr>
          <w:p w14:paraId="66F3B33B" w14:textId="77777777" w:rsidR="00F879B8" w:rsidRDefault="00984543">
            <w:pPr>
              <w:widowControl w:val="0"/>
              <w:rPr>
                <w:rFonts w:ascii="Calibri" w:eastAsia="Calibri" w:hAnsi="Calibri" w:cs="Calibri"/>
                <w:color w:val="434343"/>
                <w:sz w:val="20"/>
                <w:szCs w:val="20"/>
              </w:rPr>
            </w:pPr>
            <w:r>
              <w:rPr>
                <w:rFonts w:ascii="Calibri" w:eastAsia="Calibri" w:hAnsi="Calibri" w:cs="Calibri"/>
                <w:color w:val="434343"/>
                <w:sz w:val="20"/>
                <w:szCs w:val="20"/>
              </w:rPr>
              <w:t>68 (54) [1.97]</w:t>
            </w:r>
          </w:p>
        </w:tc>
      </w:tr>
      <w:tr w:rsidR="00F879B8" w:rsidRPr="003C497A" w14:paraId="3531ECC9" w14:textId="77777777">
        <w:trPr>
          <w:trHeight w:val="330"/>
        </w:trPr>
        <w:tc>
          <w:tcPr>
            <w:tcW w:w="9029" w:type="dxa"/>
            <w:gridSpan w:val="3"/>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9F08DC0" w14:textId="77777777" w:rsidR="00F879B8" w:rsidRPr="00C61938" w:rsidRDefault="00984543">
            <w:pPr>
              <w:widowControl w:val="0"/>
              <w:rPr>
                <w:rFonts w:ascii="Calibri" w:eastAsia="Calibri" w:hAnsi="Calibri" w:cs="Calibri"/>
                <w:b/>
                <w:lang w:val="en-GB"/>
              </w:rPr>
            </w:pPr>
            <w:r w:rsidRPr="00C61938">
              <w:rPr>
                <w:rFonts w:ascii="Calibri" w:eastAsia="Calibri" w:hAnsi="Calibri" w:cs="Calibri"/>
                <w:b/>
                <w:lang w:val="en-GB"/>
              </w:rPr>
              <w:t>Thinking of repeated anaesthesia, would an online telephone informed consent              p = &lt;0.001</w:t>
            </w:r>
          </w:p>
          <w:p w14:paraId="1C7AFC68" w14:textId="77777777" w:rsidR="00F879B8" w:rsidRPr="00C61938" w:rsidRDefault="00984543">
            <w:pPr>
              <w:widowControl w:val="0"/>
              <w:rPr>
                <w:rFonts w:ascii="Calibri" w:eastAsia="Calibri" w:hAnsi="Calibri" w:cs="Calibri"/>
                <w:b/>
                <w:lang w:val="en-GB"/>
              </w:rPr>
            </w:pPr>
            <w:r w:rsidRPr="00C61938">
              <w:rPr>
                <w:rFonts w:ascii="Calibri" w:eastAsia="Calibri" w:hAnsi="Calibri" w:cs="Calibri"/>
                <w:b/>
                <w:lang w:val="en-GB"/>
              </w:rPr>
              <w:t>then be allowed for elective surgery due to legal requirements?</w:t>
            </w:r>
          </w:p>
        </w:tc>
      </w:tr>
      <w:tr w:rsidR="00F879B8" w14:paraId="35592172" w14:textId="77777777">
        <w:trPr>
          <w:trHeight w:val="330"/>
        </w:trPr>
        <w:tc>
          <w:tcPr>
            <w:tcW w:w="1740" w:type="dxa"/>
            <w:tcBorders>
              <w:top w:val="single" w:sz="6" w:space="0" w:color="FFFFFF"/>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5755AE0A" w14:textId="77777777" w:rsidR="00F879B8" w:rsidRPr="00C61938" w:rsidRDefault="00F879B8">
            <w:pPr>
              <w:widowControl w:val="0"/>
              <w:rPr>
                <w:b/>
                <w:sz w:val="20"/>
                <w:szCs w:val="20"/>
                <w:lang w:val="en-GB"/>
              </w:rPr>
            </w:pPr>
          </w:p>
        </w:tc>
        <w:tc>
          <w:tcPr>
            <w:tcW w:w="3585" w:type="dxa"/>
            <w:tcBorders>
              <w:top w:val="single" w:sz="6" w:space="0" w:color="333333"/>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0D02995E" w14:textId="77777777" w:rsidR="00F879B8" w:rsidRDefault="00984543">
            <w:pPr>
              <w:widowControl w:val="0"/>
              <w:rPr>
                <w:b/>
                <w:sz w:val="20"/>
                <w:szCs w:val="20"/>
              </w:rPr>
            </w:pPr>
            <w:r>
              <w:rPr>
                <w:b/>
                <w:sz w:val="20"/>
                <w:szCs w:val="20"/>
              </w:rPr>
              <w:t>Yes</w:t>
            </w:r>
          </w:p>
        </w:tc>
        <w:tc>
          <w:tcPr>
            <w:tcW w:w="3704" w:type="dxa"/>
            <w:tcBorders>
              <w:top w:val="single" w:sz="6" w:space="0" w:color="333333"/>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37C2558F" w14:textId="77777777" w:rsidR="00F879B8" w:rsidRDefault="00984543">
            <w:pPr>
              <w:widowControl w:val="0"/>
              <w:rPr>
                <w:b/>
                <w:sz w:val="20"/>
                <w:szCs w:val="20"/>
              </w:rPr>
            </w:pPr>
            <w:proofErr w:type="spellStart"/>
            <w:r>
              <w:rPr>
                <w:b/>
                <w:sz w:val="20"/>
                <w:szCs w:val="20"/>
              </w:rPr>
              <w:t>No</w:t>
            </w:r>
            <w:proofErr w:type="spellEnd"/>
          </w:p>
        </w:tc>
      </w:tr>
      <w:tr w:rsidR="00F879B8" w14:paraId="72356F73" w14:textId="77777777">
        <w:trPr>
          <w:trHeight w:val="330"/>
        </w:trPr>
        <w:tc>
          <w:tcPr>
            <w:tcW w:w="1740" w:type="dxa"/>
            <w:tcBorders>
              <w:top w:val="single" w:sz="6" w:space="0" w:color="FFFFFF"/>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3764EBBB" w14:textId="77777777" w:rsidR="00F879B8" w:rsidRDefault="00984543">
            <w:pPr>
              <w:widowControl w:val="0"/>
              <w:rPr>
                <w:b/>
                <w:sz w:val="20"/>
                <w:szCs w:val="20"/>
              </w:rPr>
            </w:pPr>
            <w:r>
              <w:rPr>
                <w:b/>
                <w:sz w:val="20"/>
                <w:szCs w:val="20"/>
              </w:rPr>
              <w:t>High GDP</w:t>
            </w:r>
          </w:p>
        </w:tc>
        <w:tc>
          <w:tcPr>
            <w:tcW w:w="3585" w:type="dxa"/>
            <w:tcBorders>
              <w:top w:val="single" w:sz="6" w:space="0" w:color="FFFFFF"/>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35B42C31" w14:textId="77777777" w:rsidR="00F879B8" w:rsidRDefault="00984543">
            <w:pPr>
              <w:widowControl w:val="0"/>
              <w:rPr>
                <w:rFonts w:ascii="Calibri" w:eastAsia="Calibri" w:hAnsi="Calibri" w:cs="Calibri"/>
                <w:color w:val="434343"/>
                <w:sz w:val="20"/>
                <w:szCs w:val="20"/>
              </w:rPr>
            </w:pPr>
            <w:r>
              <w:rPr>
                <w:rFonts w:ascii="Calibri" w:eastAsia="Calibri" w:hAnsi="Calibri" w:cs="Calibri"/>
                <w:color w:val="434343"/>
                <w:sz w:val="20"/>
                <w:szCs w:val="20"/>
              </w:rPr>
              <w:t>187 (127) [5.35]</w:t>
            </w:r>
          </w:p>
        </w:tc>
        <w:tc>
          <w:tcPr>
            <w:tcW w:w="3704" w:type="dxa"/>
            <w:tcBorders>
              <w:top w:val="single" w:sz="4" w:space="0" w:color="FFFFFF"/>
              <w:left w:val="single" w:sz="6" w:space="0" w:color="FFFFFF"/>
              <w:bottom w:val="single" w:sz="4" w:space="0" w:color="FFFFFF"/>
              <w:right w:val="single" w:sz="4" w:space="0" w:color="FFFFFF"/>
            </w:tcBorders>
            <w:shd w:val="clear" w:color="auto" w:fill="CCCCCC"/>
            <w:tcMar>
              <w:top w:w="40" w:type="dxa"/>
              <w:left w:w="40" w:type="dxa"/>
              <w:bottom w:w="40" w:type="dxa"/>
              <w:right w:w="40" w:type="dxa"/>
            </w:tcMar>
            <w:vAlign w:val="bottom"/>
          </w:tcPr>
          <w:p w14:paraId="5C1023AC" w14:textId="77777777" w:rsidR="00F879B8" w:rsidRDefault="00984543">
            <w:pPr>
              <w:widowControl w:val="0"/>
              <w:rPr>
                <w:rFonts w:ascii="Calibri" w:eastAsia="Calibri" w:hAnsi="Calibri" w:cs="Calibri"/>
                <w:color w:val="434343"/>
                <w:sz w:val="20"/>
                <w:szCs w:val="20"/>
              </w:rPr>
            </w:pPr>
            <w:r>
              <w:rPr>
                <w:rFonts w:ascii="Calibri" w:eastAsia="Calibri" w:hAnsi="Calibri" w:cs="Calibri"/>
                <w:color w:val="434343"/>
                <w:sz w:val="20"/>
                <w:szCs w:val="20"/>
              </w:rPr>
              <w:t>70 (130) [-5.28]</w:t>
            </w:r>
          </w:p>
        </w:tc>
      </w:tr>
      <w:tr w:rsidR="00F879B8" w14:paraId="0631E348" w14:textId="77777777">
        <w:trPr>
          <w:trHeight w:val="330"/>
        </w:trPr>
        <w:tc>
          <w:tcPr>
            <w:tcW w:w="1740" w:type="dxa"/>
            <w:tcBorders>
              <w:top w:val="single" w:sz="6" w:space="0" w:color="FFFFFF"/>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0701732F" w14:textId="77777777" w:rsidR="00F879B8" w:rsidRDefault="00984543">
            <w:pPr>
              <w:widowControl w:val="0"/>
              <w:rPr>
                <w:b/>
                <w:sz w:val="20"/>
                <w:szCs w:val="20"/>
              </w:rPr>
            </w:pPr>
            <w:r>
              <w:rPr>
                <w:b/>
                <w:sz w:val="20"/>
                <w:szCs w:val="20"/>
              </w:rPr>
              <w:t>Middle GDP</w:t>
            </w:r>
          </w:p>
        </w:tc>
        <w:tc>
          <w:tcPr>
            <w:tcW w:w="3585" w:type="dxa"/>
            <w:tcBorders>
              <w:top w:val="single" w:sz="6" w:space="0" w:color="FFFFFF"/>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5DAC94D5" w14:textId="77777777" w:rsidR="00F879B8" w:rsidRDefault="00984543">
            <w:pPr>
              <w:widowControl w:val="0"/>
              <w:rPr>
                <w:rFonts w:ascii="Calibri" w:eastAsia="Calibri" w:hAnsi="Calibri" w:cs="Calibri"/>
                <w:color w:val="434343"/>
                <w:sz w:val="20"/>
                <w:szCs w:val="20"/>
              </w:rPr>
            </w:pPr>
            <w:r>
              <w:rPr>
                <w:rFonts w:ascii="Calibri" w:eastAsia="Calibri" w:hAnsi="Calibri" w:cs="Calibri"/>
                <w:color w:val="434343"/>
                <w:sz w:val="20"/>
                <w:szCs w:val="20"/>
              </w:rPr>
              <w:t>54 (87) [-3.56]</w:t>
            </w:r>
          </w:p>
        </w:tc>
        <w:tc>
          <w:tcPr>
            <w:tcW w:w="3704" w:type="dxa"/>
            <w:tcBorders>
              <w:top w:val="single" w:sz="4" w:space="0" w:color="FFFFFF"/>
              <w:left w:val="single" w:sz="6" w:space="0" w:color="FFFFFF"/>
              <w:bottom w:val="single" w:sz="4" w:space="0" w:color="FFFFFF"/>
              <w:right w:val="single" w:sz="4" w:space="0" w:color="FFFFFF"/>
            </w:tcBorders>
            <w:shd w:val="clear" w:color="auto" w:fill="CCCCCC"/>
            <w:tcMar>
              <w:top w:w="40" w:type="dxa"/>
              <w:left w:w="40" w:type="dxa"/>
              <w:bottom w:w="40" w:type="dxa"/>
              <w:right w:w="40" w:type="dxa"/>
            </w:tcMar>
            <w:vAlign w:val="bottom"/>
          </w:tcPr>
          <w:p w14:paraId="40D6A983" w14:textId="77777777" w:rsidR="00F879B8" w:rsidRDefault="00984543">
            <w:pPr>
              <w:widowControl w:val="0"/>
              <w:rPr>
                <w:rFonts w:ascii="Calibri" w:eastAsia="Calibri" w:hAnsi="Calibri" w:cs="Calibri"/>
                <w:color w:val="434343"/>
                <w:sz w:val="20"/>
                <w:szCs w:val="20"/>
              </w:rPr>
            </w:pPr>
            <w:r>
              <w:rPr>
                <w:rFonts w:ascii="Calibri" w:eastAsia="Calibri" w:hAnsi="Calibri" w:cs="Calibri"/>
                <w:color w:val="434343"/>
                <w:sz w:val="20"/>
                <w:szCs w:val="20"/>
              </w:rPr>
              <w:t>123 (90) [3.52]</w:t>
            </w:r>
          </w:p>
        </w:tc>
      </w:tr>
      <w:tr w:rsidR="00F879B8" w14:paraId="50F8C2AC" w14:textId="77777777">
        <w:trPr>
          <w:trHeight w:val="330"/>
        </w:trPr>
        <w:tc>
          <w:tcPr>
            <w:tcW w:w="1740" w:type="dxa"/>
            <w:tcBorders>
              <w:top w:val="single" w:sz="6" w:space="0" w:color="FFFFFF"/>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42E8E8B8" w14:textId="77777777" w:rsidR="00F879B8" w:rsidRDefault="00984543">
            <w:pPr>
              <w:widowControl w:val="0"/>
              <w:rPr>
                <w:b/>
                <w:sz w:val="20"/>
                <w:szCs w:val="20"/>
              </w:rPr>
            </w:pPr>
            <w:r>
              <w:rPr>
                <w:b/>
                <w:sz w:val="20"/>
                <w:szCs w:val="20"/>
              </w:rPr>
              <w:t>Low GDP</w:t>
            </w:r>
          </w:p>
        </w:tc>
        <w:tc>
          <w:tcPr>
            <w:tcW w:w="3585" w:type="dxa"/>
            <w:tcBorders>
              <w:top w:val="single" w:sz="6" w:space="0" w:color="FFFFFF"/>
              <w:left w:val="single" w:sz="6" w:space="0" w:color="FFFFFF"/>
              <w:bottom w:val="single" w:sz="6" w:space="0" w:color="FFFFFF"/>
              <w:right w:val="single" w:sz="6" w:space="0" w:color="FFFFFF"/>
            </w:tcBorders>
            <w:shd w:val="clear" w:color="auto" w:fill="CCCCCC"/>
            <w:tcMar>
              <w:top w:w="40" w:type="dxa"/>
              <w:left w:w="40" w:type="dxa"/>
              <w:bottom w:w="40" w:type="dxa"/>
              <w:right w:w="40" w:type="dxa"/>
            </w:tcMar>
            <w:vAlign w:val="bottom"/>
          </w:tcPr>
          <w:p w14:paraId="7C34B115" w14:textId="77777777" w:rsidR="00F879B8" w:rsidRDefault="00984543">
            <w:pPr>
              <w:widowControl w:val="0"/>
              <w:rPr>
                <w:rFonts w:ascii="Calibri" w:eastAsia="Calibri" w:hAnsi="Calibri" w:cs="Calibri"/>
                <w:color w:val="434343"/>
                <w:sz w:val="20"/>
                <w:szCs w:val="20"/>
              </w:rPr>
            </w:pPr>
            <w:r>
              <w:rPr>
                <w:rFonts w:ascii="Calibri" w:eastAsia="Calibri" w:hAnsi="Calibri" w:cs="Calibri"/>
                <w:color w:val="434343"/>
                <w:sz w:val="20"/>
                <w:szCs w:val="20"/>
              </w:rPr>
              <w:t>14 (40) [-4.21]</w:t>
            </w:r>
          </w:p>
        </w:tc>
        <w:tc>
          <w:tcPr>
            <w:tcW w:w="3704" w:type="dxa"/>
            <w:tcBorders>
              <w:top w:val="single" w:sz="4" w:space="0" w:color="FFFFFF"/>
              <w:left w:val="single" w:sz="6" w:space="0" w:color="FFFFFF"/>
              <w:bottom w:val="single" w:sz="4" w:space="0" w:color="FFFFFF"/>
              <w:right w:val="single" w:sz="4" w:space="0" w:color="FFFFFF"/>
            </w:tcBorders>
            <w:shd w:val="clear" w:color="auto" w:fill="CCCCCC"/>
            <w:tcMar>
              <w:top w:w="40" w:type="dxa"/>
              <w:left w:w="40" w:type="dxa"/>
              <w:bottom w:w="40" w:type="dxa"/>
              <w:right w:w="40" w:type="dxa"/>
            </w:tcMar>
            <w:vAlign w:val="bottom"/>
          </w:tcPr>
          <w:p w14:paraId="0C7A7575" w14:textId="77777777" w:rsidR="00F879B8" w:rsidRDefault="00984543">
            <w:pPr>
              <w:widowControl w:val="0"/>
              <w:rPr>
                <w:rFonts w:ascii="Calibri" w:eastAsia="Calibri" w:hAnsi="Calibri" w:cs="Calibri"/>
                <w:color w:val="434343"/>
                <w:sz w:val="20"/>
                <w:szCs w:val="20"/>
              </w:rPr>
            </w:pPr>
            <w:r>
              <w:rPr>
                <w:rFonts w:ascii="Calibri" w:eastAsia="Calibri" w:hAnsi="Calibri" w:cs="Calibri"/>
                <w:color w:val="434343"/>
                <w:sz w:val="20"/>
                <w:szCs w:val="20"/>
              </w:rPr>
              <w:t>69 (42) [4.15]</w:t>
            </w:r>
          </w:p>
        </w:tc>
      </w:tr>
    </w:tbl>
    <w:p w14:paraId="72513106" w14:textId="77777777" w:rsidR="00F879B8" w:rsidRDefault="00F879B8">
      <w:pPr>
        <w:spacing w:after="160" w:line="360" w:lineRule="auto"/>
        <w:jc w:val="both"/>
        <w:rPr>
          <w:rFonts w:ascii="Roboto" w:eastAsia="Roboto" w:hAnsi="Roboto" w:cs="Roboto"/>
          <w:color w:val="333333"/>
          <w:highlight w:val="white"/>
        </w:rPr>
      </w:pPr>
    </w:p>
    <w:p w14:paraId="2FD2ACA4" w14:textId="77777777" w:rsidR="00F879B8" w:rsidRDefault="00F879B8">
      <w:pPr>
        <w:spacing w:before="240" w:after="240" w:line="360" w:lineRule="auto"/>
        <w:jc w:val="both"/>
      </w:pPr>
    </w:p>
    <w:p w14:paraId="4035D3FD" w14:textId="77777777" w:rsidR="00F879B8" w:rsidRDefault="00F879B8">
      <w:pPr>
        <w:spacing w:before="240" w:after="240" w:line="360" w:lineRule="auto"/>
        <w:jc w:val="both"/>
        <w:rPr>
          <w:color w:val="0000FF"/>
        </w:rPr>
      </w:pPr>
    </w:p>
    <w:p w14:paraId="6C126487" w14:textId="77777777" w:rsidR="00F879B8" w:rsidRDefault="00F879B8">
      <w:pPr>
        <w:spacing w:before="240" w:after="240" w:line="360" w:lineRule="auto"/>
        <w:jc w:val="both"/>
        <w:rPr>
          <w:color w:val="0000FF"/>
        </w:rPr>
      </w:pPr>
    </w:p>
    <w:p w14:paraId="18A78429" w14:textId="77777777" w:rsidR="00F879B8" w:rsidRDefault="00984543">
      <w:pPr>
        <w:spacing w:line="360" w:lineRule="auto"/>
        <w:rPr>
          <w:b/>
        </w:rPr>
      </w:pPr>
      <w:r>
        <w:rPr>
          <w:b/>
        </w:rPr>
        <w:t xml:space="preserve">Table S3: </w:t>
      </w:r>
    </w:p>
    <w:p w14:paraId="6D85C8C5" w14:textId="77777777" w:rsidR="00F879B8" w:rsidRDefault="00F879B8">
      <w:pPr>
        <w:spacing w:line="360" w:lineRule="auto"/>
        <w:rPr>
          <w:b/>
        </w:rPr>
      </w:pPr>
    </w:p>
    <w:tbl>
      <w:tblPr>
        <w:tblStyle w:val="a2"/>
        <w:tblW w:w="94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15"/>
        <w:gridCol w:w="3750"/>
        <w:gridCol w:w="2640"/>
      </w:tblGrid>
      <w:tr w:rsidR="00F879B8" w14:paraId="218ED354"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743064" w14:textId="77777777" w:rsidR="00F879B8" w:rsidRDefault="00984543">
            <w:pPr>
              <w:widowControl w:val="0"/>
              <w:jc w:val="center"/>
              <w:rPr>
                <w:sz w:val="20"/>
                <w:szCs w:val="20"/>
              </w:rPr>
            </w:pPr>
            <w:r>
              <w:rPr>
                <w:sz w:val="20"/>
                <w:szCs w:val="20"/>
              </w:rPr>
              <w:t>Country</w:t>
            </w:r>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714BDD" w14:textId="77777777" w:rsidR="00F879B8" w:rsidRDefault="00984543">
            <w:pPr>
              <w:widowControl w:val="0"/>
              <w:jc w:val="center"/>
              <w:rPr>
                <w:sz w:val="20"/>
                <w:szCs w:val="20"/>
              </w:rPr>
            </w:pPr>
            <w:r>
              <w:rPr>
                <w:sz w:val="20"/>
                <w:szCs w:val="20"/>
              </w:rPr>
              <w:t xml:space="preserve">GDP per </w:t>
            </w:r>
            <w:proofErr w:type="spellStart"/>
            <w:r>
              <w:rPr>
                <w:sz w:val="20"/>
                <w:szCs w:val="20"/>
              </w:rPr>
              <w:t>capita</w:t>
            </w:r>
            <w:proofErr w:type="spellEnd"/>
            <w:r>
              <w:rPr>
                <w:sz w:val="20"/>
                <w:szCs w:val="20"/>
              </w:rPr>
              <w:t xml:space="preserve"> (</w:t>
            </w:r>
            <w:proofErr w:type="spellStart"/>
            <w:r>
              <w:rPr>
                <w:sz w:val="20"/>
                <w:szCs w:val="20"/>
              </w:rPr>
              <w:t>billions</w:t>
            </w:r>
            <w:proofErr w:type="spellEnd"/>
            <w:r>
              <w:rPr>
                <w:sz w:val="20"/>
                <w:szCs w:val="20"/>
              </w:rPr>
              <w:t>)</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782777" w14:textId="77777777" w:rsidR="00F879B8" w:rsidRDefault="00984543">
            <w:pPr>
              <w:widowControl w:val="0"/>
              <w:jc w:val="center"/>
              <w:rPr>
                <w:sz w:val="20"/>
                <w:szCs w:val="20"/>
              </w:rPr>
            </w:pPr>
            <w:r>
              <w:rPr>
                <w:sz w:val="20"/>
                <w:szCs w:val="20"/>
              </w:rPr>
              <w:t>Group</w:t>
            </w:r>
          </w:p>
        </w:tc>
      </w:tr>
      <w:tr w:rsidR="00F879B8" w14:paraId="2668BE22"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4E01D9" w14:textId="77777777" w:rsidR="00F879B8" w:rsidRDefault="00984543">
            <w:pPr>
              <w:widowControl w:val="0"/>
              <w:rPr>
                <w:sz w:val="20"/>
                <w:szCs w:val="20"/>
              </w:rPr>
            </w:pPr>
            <w:r>
              <w:rPr>
                <w:sz w:val="20"/>
                <w:szCs w:val="20"/>
              </w:rPr>
              <w:t>Liechtenstein</w:t>
            </w:r>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A9D4D8" w14:textId="77777777" w:rsidR="00F879B8" w:rsidRDefault="00984543">
            <w:pPr>
              <w:widowControl w:val="0"/>
              <w:rPr>
                <w:sz w:val="20"/>
                <w:szCs w:val="20"/>
              </w:rPr>
            </w:pPr>
            <w:r>
              <w:rPr>
                <w:sz w:val="20"/>
                <w:szCs w:val="20"/>
              </w:rPr>
              <w:t>175,813.90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575BC8" w14:textId="77777777" w:rsidR="00F879B8" w:rsidRDefault="00984543">
            <w:pPr>
              <w:widowControl w:val="0"/>
              <w:rPr>
                <w:sz w:val="20"/>
                <w:szCs w:val="20"/>
              </w:rPr>
            </w:pPr>
            <w:r>
              <w:rPr>
                <w:sz w:val="20"/>
                <w:szCs w:val="20"/>
              </w:rPr>
              <w:t>High</w:t>
            </w:r>
          </w:p>
        </w:tc>
      </w:tr>
      <w:tr w:rsidR="00F879B8" w14:paraId="4D816A37"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52D3DA" w14:textId="77777777" w:rsidR="00F879B8" w:rsidRDefault="00984543">
            <w:pPr>
              <w:widowControl w:val="0"/>
              <w:rPr>
                <w:sz w:val="20"/>
                <w:szCs w:val="20"/>
              </w:rPr>
            </w:pPr>
            <w:r>
              <w:rPr>
                <w:sz w:val="20"/>
                <w:szCs w:val="20"/>
              </w:rPr>
              <w:t>Luxembourg</w:t>
            </w:r>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962032" w14:textId="77777777" w:rsidR="00F879B8" w:rsidRDefault="00984543">
            <w:pPr>
              <w:widowControl w:val="0"/>
              <w:rPr>
                <w:sz w:val="20"/>
                <w:szCs w:val="20"/>
              </w:rPr>
            </w:pPr>
            <w:r>
              <w:rPr>
                <w:sz w:val="20"/>
                <w:szCs w:val="20"/>
              </w:rPr>
              <w:t>116,014.60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5DFB60" w14:textId="77777777" w:rsidR="00F879B8" w:rsidRDefault="00984543">
            <w:pPr>
              <w:widowControl w:val="0"/>
              <w:rPr>
                <w:sz w:val="20"/>
                <w:szCs w:val="20"/>
              </w:rPr>
            </w:pPr>
            <w:r>
              <w:rPr>
                <w:sz w:val="20"/>
                <w:szCs w:val="20"/>
              </w:rPr>
              <w:t>High</w:t>
            </w:r>
          </w:p>
        </w:tc>
      </w:tr>
      <w:tr w:rsidR="00F879B8" w14:paraId="6F25EC97"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D49FBC" w14:textId="77777777" w:rsidR="00F879B8" w:rsidRDefault="00984543">
            <w:pPr>
              <w:widowControl w:val="0"/>
              <w:rPr>
                <w:sz w:val="20"/>
                <w:szCs w:val="20"/>
              </w:rPr>
            </w:pPr>
            <w:proofErr w:type="spellStart"/>
            <w:r>
              <w:rPr>
                <w:sz w:val="20"/>
                <w:szCs w:val="20"/>
              </w:rPr>
              <w:t>Switzerland</w:t>
            </w:r>
            <w:proofErr w:type="spellEnd"/>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00F4BF" w14:textId="77777777" w:rsidR="00F879B8" w:rsidRDefault="00984543">
            <w:pPr>
              <w:widowControl w:val="0"/>
              <w:rPr>
                <w:sz w:val="20"/>
                <w:szCs w:val="20"/>
              </w:rPr>
            </w:pPr>
            <w:r>
              <w:rPr>
                <w:sz w:val="20"/>
                <w:szCs w:val="20"/>
              </w:rPr>
              <w:t>87,097.00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BA0A32" w14:textId="77777777" w:rsidR="00F879B8" w:rsidRDefault="00984543">
            <w:pPr>
              <w:widowControl w:val="0"/>
              <w:rPr>
                <w:sz w:val="20"/>
                <w:szCs w:val="20"/>
              </w:rPr>
            </w:pPr>
            <w:r>
              <w:rPr>
                <w:sz w:val="20"/>
                <w:szCs w:val="20"/>
              </w:rPr>
              <w:t>High</w:t>
            </w:r>
          </w:p>
        </w:tc>
      </w:tr>
      <w:tr w:rsidR="00F879B8" w14:paraId="4A5BA35B"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F24130" w14:textId="77777777" w:rsidR="00F879B8" w:rsidRDefault="00984543">
            <w:pPr>
              <w:widowControl w:val="0"/>
              <w:rPr>
                <w:sz w:val="20"/>
                <w:szCs w:val="20"/>
              </w:rPr>
            </w:pPr>
            <w:proofErr w:type="spellStart"/>
            <w:r>
              <w:rPr>
                <w:sz w:val="20"/>
                <w:szCs w:val="20"/>
              </w:rPr>
              <w:t>Ireland</w:t>
            </w:r>
            <w:proofErr w:type="spellEnd"/>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BB8A4F" w14:textId="77777777" w:rsidR="00F879B8" w:rsidRDefault="00984543">
            <w:pPr>
              <w:widowControl w:val="0"/>
              <w:rPr>
                <w:sz w:val="20"/>
                <w:szCs w:val="20"/>
              </w:rPr>
            </w:pPr>
            <w:r>
              <w:rPr>
                <w:sz w:val="20"/>
                <w:szCs w:val="20"/>
              </w:rPr>
              <w:t>85,267.80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B5B131" w14:textId="77777777" w:rsidR="00F879B8" w:rsidRDefault="00984543">
            <w:pPr>
              <w:widowControl w:val="0"/>
              <w:rPr>
                <w:sz w:val="20"/>
                <w:szCs w:val="20"/>
              </w:rPr>
            </w:pPr>
            <w:r>
              <w:rPr>
                <w:sz w:val="20"/>
                <w:szCs w:val="20"/>
              </w:rPr>
              <w:t>High</w:t>
            </w:r>
          </w:p>
        </w:tc>
      </w:tr>
      <w:tr w:rsidR="00F879B8" w14:paraId="5EA33999"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96ABF5" w14:textId="77777777" w:rsidR="00F879B8" w:rsidRDefault="00984543">
            <w:pPr>
              <w:widowControl w:val="0"/>
              <w:rPr>
                <w:sz w:val="20"/>
                <w:szCs w:val="20"/>
              </w:rPr>
            </w:pPr>
            <w:proofErr w:type="spellStart"/>
            <w:r>
              <w:rPr>
                <w:sz w:val="20"/>
                <w:szCs w:val="20"/>
              </w:rPr>
              <w:t>Norway</w:t>
            </w:r>
            <w:proofErr w:type="spellEnd"/>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4F9DF0" w14:textId="77777777" w:rsidR="00F879B8" w:rsidRDefault="00984543">
            <w:pPr>
              <w:widowControl w:val="0"/>
              <w:rPr>
                <w:sz w:val="20"/>
                <w:szCs w:val="20"/>
              </w:rPr>
            </w:pPr>
            <w:r>
              <w:rPr>
                <w:sz w:val="20"/>
                <w:szCs w:val="20"/>
              </w:rPr>
              <w:t>67,329.70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6AC20D" w14:textId="77777777" w:rsidR="00F879B8" w:rsidRDefault="00984543">
            <w:pPr>
              <w:widowControl w:val="0"/>
              <w:rPr>
                <w:sz w:val="20"/>
                <w:szCs w:val="20"/>
              </w:rPr>
            </w:pPr>
            <w:r>
              <w:rPr>
                <w:sz w:val="20"/>
                <w:szCs w:val="20"/>
              </w:rPr>
              <w:t>High</w:t>
            </w:r>
          </w:p>
        </w:tc>
      </w:tr>
      <w:tr w:rsidR="00F879B8" w14:paraId="34534F6D"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E58A5C" w14:textId="77777777" w:rsidR="00F879B8" w:rsidRDefault="00984543">
            <w:pPr>
              <w:widowControl w:val="0"/>
              <w:rPr>
                <w:sz w:val="20"/>
                <w:szCs w:val="20"/>
              </w:rPr>
            </w:pPr>
            <w:proofErr w:type="spellStart"/>
            <w:r>
              <w:rPr>
                <w:sz w:val="20"/>
                <w:szCs w:val="20"/>
              </w:rPr>
              <w:t>Denmark</w:t>
            </w:r>
            <w:proofErr w:type="spellEnd"/>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F9B4DB" w14:textId="77777777" w:rsidR="00F879B8" w:rsidRDefault="00984543">
            <w:pPr>
              <w:widowControl w:val="0"/>
              <w:rPr>
                <w:sz w:val="20"/>
                <w:szCs w:val="20"/>
              </w:rPr>
            </w:pPr>
            <w:r>
              <w:rPr>
                <w:sz w:val="20"/>
                <w:szCs w:val="20"/>
              </w:rPr>
              <w:t>61,063.30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9BE955" w14:textId="77777777" w:rsidR="00F879B8" w:rsidRDefault="00984543">
            <w:pPr>
              <w:widowControl w:val="0"/>
              <w:rPr>
                <w:sz w:val="20"/>
                <w:szCs w:val="20"/>
              </w:rPr>
            </w:pPr>
            <w:r>
              <w:rPr>
                <w:sz w:val="20"/>
                <w:szCs w:val="20"/>
              </w:rPr>
              <w:t>High</w:t>
            </w:r>
          </w:p>
        </w:tc>
      </w:tr>
      <w:tr w:rsidR="00F879B8" w14:paraId="3E2ABA1C"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1AD1A6" w14:textId="77777777" w:rsidR="00F879B8" w:rsidRDefault="00984543">
            <w:pPr>
              <w:widowControl w:val="0"/>
              <w:rPr>
                <w:sz w:val="20"/>
                <w:szCs w:val="20"/>
              </w:rPr>
            </w:pPr>
            <w:r>
              <w:rPr>
                <w:sz w:val="20"/>
                <w:szCs w:val="20"/>
              </w:rPr>
              <w:t>Iceland</w:t>
            </w:r>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E9D154" w14:textId="77777777" w:rsidR="00F879B8" w:rsidRDefault="00984543">
            <w:pPr>
              <w:widowControl w:val="0"/>
              <w:rPr>
                <w:sz w:val="20"/>
                <w:szCs w:val="20"/>
              </w:rPr>
            </w:pPr>
            <w:r>
              <w:rPr>
                <w:sz w:val="20"/>
                <w:szCs w:val="20"/>
              </w:rPr>
              <w:t>59,270.20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105F73" w14:textId="77777777" w:rsidR="00F879B8" w:rsidRDefault="00984543">
            <w:pPr>
              <w:widowControl w:val="0"/>
              <w:rPr>
                <w:sz w:val="20"/>
                <w:szCs w:val="20"/>
              </w:rPr>
            </w:pPr>
            <w:r>
              <w:rPr>
                <w:sz w:val="20"/>
                <w:szCs w:val="20"/>
              </w:rPr>
              <w:t>High</w:t>
            </w:r>
          </w:p>
        </w:tc>
      </w:tr>
      <w:tr w:rsidR="00F879B8" w14:paraId="50B32809"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329D6A" w14:textId="77777777" w:rsidR="00F879B8" w:rsidRDefault="00984543">
            <w:pPr>
              <w:widowControl w:val="0"/>
              <w:rPr>
                <w:sz w:val="20"/>
                <w:szCs w:val="20"/>
              </w:rPr>
            </w:pPr>
            <w:proofErr w:type="spellStart"/>
            <w:r>
              <w:rPr>
                <w:sz w:val="20"/>
                <w:szCs w:val="20"/>
              </w:rPr>
              <w:t>Netherlands</w:t>
            </w:r>
            <w:proofErr w:type="spellEnd"/>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CDABCD" w14:textId="77777777" w:rsidR="00F879B8" w:rsidRDefault="00984543">
            <w:pPr>
              <w:widowControl w:val="0"/>
              <w:rPr>
                <w:sz w:val="20"/>
                <w:szCs w:val="20"/>
              </w:rPr>
            </w:pPr>
            <w:r>
              <w:rPr>
                <w:sz w:val="20"/>
                <w:szCs w:val="20"/>
              </w:rPr>
              <w:t>52,397.10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44851B" w14:textId="77777777" w:rsidR="00F879B8" w:rsidRDefault="00984543">
            <w:pPr>
              <w:widowControl w:val="0"/>
              <w:rPr>
                <w:sz w:val="20"/>
                <w:szCs w:val="20"/>
              </w:rPr>
            </w:pPr>
            <w:r>
              <w:rPr>
                <w:sz w:val="20"/>
                <w:szCs w:val="20"/>
              </w:rPr>
              <w:t>High</w:t>
            </w:r>
          </w:p>
        </w:tc>
      </w:tr>
      <w:tr w:rsidR="00F879B8" w14:paraId="48DCA944"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13C933" w14:textId="77777777" w:rsidR="00F879B8" w:rsidRDefault="00984543">
            <w:pPr>
              <w:widowControl w:val="0"/>
              <w:rPr>
                <w:sz w:val="20"/>
                <w:szCs w:val="20"/>
              </w:rPr>
            </w:pPr>
            <w:proofErr w:type="spellStart"/>
            <w:r>
              <w:rPr>
                <w:sz w:val="20"/>
                <w:szCs w:val="20"/>
              </w:rPr>
              <w:t>Sweden</w:t>
            </w:r>
            <w:proofErr w:type="spellEnd"/>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1A5A89" w14:textId="77777777" w:rsidR="00F879B8" w:rsidRDefault="00984543">
            <w:pPr>
              <w:widowControl w:val="0"/>
              <w:rPr>
                <w:sz w:val="20"/>
                <w:szCs w:val="20"/>
              </w:rPr>
            </w:pPr>
            <w:r>
              <w:rPr>
                <w:sz w:val="20"/>
                <w:szCs w:val="20"/>
              </w:rPr>
              <w:t>52,274.40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0FE54E" w14:textId="77777777" w:rsidR="00F879B8" w:rsidRDefault="00984543">
            <w:pPr>
              <w:widowControl w:val="0"/>
              <w:rPr>
                <w:sz w:val="20"/>
                <w:szCs w:val="20"/>
              </w:rPr>
            </w:pPr>
            <w:r>
              <w:rPr>
                <w:sz w:val="20"/>
                <w:szCs w:val="20"/>
              </w:rPr>
              <w:t>High</w:t>
            </w:r>
          </w:p>
        </w:tc>
      </w:tr>
      <w:tr w:rsidR="00F879B8" w14:paraId="6FCF283E"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567DED" w14:textId="77777777" w:rsidR="00F879B8" w:rsidRDefault="00984543">
            <w:pPr>
              <w:widowControl w:val="0"/>
              <w:rPr>
                <w:sz w:val="20"/>
                <w:szCs w:val="20"/>
              </w:rPr>
            </w:pPr>
            <w:proofErr w:type="spellStart"/>
            <w:r>
              <w:rPr>
                <w:sz w:val="20"/>
                <w:szCs w:val="20"/>
              </w:rPr>
              <w:t>Finland</w:t>
            </w:r>
            <w:proofErr w:type="spellEnd"/>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29E057" w14:textId="77777777" w:rsidR="00F879B8" w:rsidRDefault="00984543">
            <w:pPr>
              <w:widowControl w:val="0"/>
              <w:rPr>
                <w:sz w:val="20"/>
                <w:szCs w:val="20"/>
              </w:rPr>
            </w:pPr>
            <w:r>
              <w:rPr>
                <w:sz w:val="20"/>
                <w:szCs w:val="20"/>
              </w:rPr>
              <w:t>48,745.00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902B06" w14:textId="77777777" w:rsidR="00F879B8" w:rsidRDefault="00984543">
            <w:pPr>
              <w:widowControl w:val="0"/>
              <w:rPr>
                <w:sz w:val="20"/>
                <w:szCs w:val="20"/>
              </w:rPr>
            </w:pPr>
            <w:r>
              <w:rPr>
                <w:sz w:val="20"/>
                <w:szCs w:val="20"/>
              </w:rPr>
              <w:t>High</w:t>
            </w:r>
          </w:p>
        </w:tc>
      </w:tr>
      <w:tr w:rsidR="00F879B8" w14:paraId="0428C65A"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47D306" w14:textId="77777777" w:rsidR="00F879B8" w:rsidRDefault="00984543">
            <w:pPr>
              <w:widowControl w:val="0"/>
              <w:rPr>
                <w:sz w:val="20"/>
                <w:szCs w:val="20"/>
              </w:rPr>
            </w:pPr>
            <w:r>
              <w:rPr>
                <w:sz w:val="20"/>
                <w:szCs w:val="20"/>
              </w:rPr>
              <w:t>Austria</w:t>
            </w:r>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7791BA" w14:textId="77777777" w:rsidR="00F879B8" w:rsidRDefault="00984543">
            <w:pPr>
              <w:widowControl w:val="0"/>
              <w:rPr>
                <w:sz w:val="20"/>
                <w:szCs w:val="20"/>
              </w:rPr>
            </w:pPr>
            <w:r>
              <w:rPr>
                <w:sz w:val="20"/>
                <w:szCs w:val="20"/>
              </w:rPr>
              <w:t>48,586.80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1E72D9" w14:textId="77777777" w:rsidR="00F879B8" w:rsidRDefault="00984543">
            <w:pPr>
              <w:widowControl w:val="0"/>
              <w:rPr>
                <w:sz w:val="20"/>
                <w:szCs w:val="20"/>
              </w:rPr>
            </w:pPr>
            <w:r>
              <w:rPr>
                <w:sz w:val="20"/>
                <w:szCs w:val="20"/>
              </w:rPr>
              <w:t>High</w:t>
            </w:r>
          </w:p>
        </w:tc>
      </w:tr>
      <w:tr w:rsidR="00F879B8" w14:paraId="2C6342C2"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4E242B" w14:textId="77777777" w:rsidR="00F879B8" w:rsidRDefault="00984543">
            <w:pPr>
              <w:widowControl w:val="0"/>
              <w:rPr>
                <w:sz w:val="20"/>
                <w:szCs w:val="20"/>
              </w:rPr>
            </w:pPr>
            <w:r>
              <w:rPr>
                <w:sz w:val="20"/>
                <w:szCs w:val="20"/>
              </w:rPr>
              <w:t>Germany</w:t>
            </w:r>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CE454F" w14:textId="77777777" w:rsidR="00F879B8" w:rsidRDefault="00984543">
            <w:pPr>
              <w:widowControl w:val="0"/>
              <w:rPr>
                <w:sz w:val="20"/>
                <w:szCs w:val="20"/>
              </w:rPr>
            </w:pPr>
            <w:r>
              <w:rPr>
                <w:sz w:val="20"/>
                <w:szCs w:val="20"/>
              </w:rPr>
              <w:t>46,208.40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45D0AC" w14:textId="77777777" w:rsidR="00F879B8" w:rsidRDefault="00984543">
            <w:pPr>
              <w:widowControl w:val="0"/>
              <w:rPr>
                <w:sz w:val="20"/>
                <w:szCs w:val="20"/>
              </w:rPr>
            </w:pPr>
            <w:r>
              <w:rPr>
                <w:sz w:val="20"/>
                <w:szCs w:val="20"/>
              </w:rPr>
              <w:t>High</w:t>
            </w:r>
          </w:p>
        </w:tc>
      </w:tr>
      <w:tr w:rsidR="00F879B8" w14:paraId="2031FC1B"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04D202" w14:textId="77777777" w:rsidR="00F879B8" w:rsidRDefault="00984543">
            <w:pPr>
              <w:widowControl w:val="0"/>
              <w:rPr>
                <w:sz w:val="20"/>
                <w:szCs w:val="20"/>
              </w:rPr>
            </w:pPr>
            <w:proofErr w:type="spellStart"/>
            <w:r>
              <w:rPr>
                <w:sz w:val="20"/>
                <w:szCs w:val="20"/>
              </w:rPr>
              <w:t>Belgium</w:t>
            </w:r>
            <w:proofErr w:type="spellEnd"/>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F98626" w14:textId="77777777" w:rsidR="00F879B8" w:rsidRDefault="00984543">
            <w:pPr>
              <w:widowControl w:val="0"/>
              <w:rPr>
                <w:sz w:val="20"/>
                <w:szCs w:val="20"/>
              </w:rPr>
            </w:pPr>
            <w:r>
              <w:rPr>
                <w:sz w:val="20"/>
                <w:szCs w:val="20"/>
              </w:rPr>
              <w:t>45,159.30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9C172E" w14:textId="77777777" w:rsidR="00F879B8" w:rsidRDefault="00984543">
            <w:pPr>
              <w:widowControl w:val="0"/>
              <w:rPr>
                <w:sz w:val="20"/>
                <w:szCs w:val="20"/>
              </w:rPr>
            </w:pPr>
            <w:r>
              <w:rPr>
                <w:sz w:val="20"/>
                <w:szCs w:val="20"/>
              </w:rPr>
              <w:t>High</w:t>
            </w:r>
          </w:p>
        </w:tc>
      </w:tr>
      <w:tr w:rsidR="00F879B8" w14:paraId="14B845CC"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A15AB8" w14:textId="77777777" w:rsidR="00F879B8" w:rsidRDefault="00984543">
            <w:pPr>
              <w:widowControl w:val="0"/>
              <w:rPr>
                <w:sz w:val="20"/>
                <w:szCs w:val="20"/>
              </w:rPr>
            </w:pPr>
            <w:r>
              <w:rPr>
                <w:sz w:val="20"/>
                <w:szCs w:val="20"/>
              </w:rPr>
              <w:t>Israel</w:t>
            </w:r>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22268D" w14:textId="77777777" w:rsidR="00F879B8" w:rsidRDefault="00984543">
            <w:pPr>
              <w:widowControl w:val="0"/>
              <w:rPr>
                <w:sz w:val="20"/>
                <w:szCs w:val="20"/>
              </w:rPr>
            </w:pPr>
            <w:r>
              <w:rPr>
                <w:sz w:val="20"/>
                <w:szCs w:val="20"/>
              </w:rPr>
              <w:t>44,168.90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2DC3AB" w14:textId="77777777" w:rsidR="00F879B8" w:rsidRDefault="00984543">
            <w:pPr>
              <w:widowControl w:val="0"/>
              <w:rPr>
                <w:sz w:val="20"/>
                <w:szCs w:val="20"/>
              </w:rPr>
            </w:pPr>
            <w:r>
              <w:rPr>
                <w:sz w:val="20"/>
                <w:szCs w:val="20"/>
              </w:rPr>
              <w:t>High</w:t>
            </w:r>
          </w:p>
        </w:tc>
      </w:tr>
      <w:tr w:rsidR="00F879B8" w14:paraId="0184078F"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5A724E" w14:textId="77777777" w:rsidR="00F879B8" w:rsidRDefault="00984543">
            <w:pPr>
              <w:widowControl w:val="0"/>
              <w:rPr>
                <w:sz w:val="20"/>
                <w:szCs w:val="20"/>
              </w:rPr>
            </w:pPr>
            <w:r>
              <w:rPr>
                <w:sz w:val="20"/>
                <w:szCs w:val="20"/>
              </w:rPr>
              <w:t>United Kingdom (UK)</w:t>
            </w:r>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E01A51" w14:textId="77777777" w:rsidR="00F879B8" w:rsidRDefault="00984543">
            <w:pPr>
              <w:widowControl w:val="0"/>
              <w:rPr>
                <w:sz w:val="20"/>
                <w:szCs w:val="20"/>
              </w:rPr>
            </w:pPr>
            <w:r>
              <w:rPr>
                <w:sz w:val="20"/>
                <w:szCs w:val="20"/>
              </w:rPr>
              <w:t>41,059.20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5E5232" w14:textId="77777777" w:rsidR="00F879B8" w:rsidRDefault="00984543">
            <w:pPr>
              <w:widowControl w:val="0"/>
              <w:rPr>
                <w:sz w:val="20"/>
                <w:szCs w:val="20"/>
              </w:rPr>
            </w:pPr>
            <w:r>
              <w:rPr>
                <w:sz w:val="20"/>
                <w:szCs w:val="20"/>
              </w:rPr>
              <w:t>High</w:t>
            </w:r>
          </w:p>
        </w:tc>
      </w:tr>
      <w:tr w:rsidR="00F879B8" w14:paraId="3D714B79"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229FB0" w14:textId="77777777" w:rsidR="00F879B8" w:rsidRDefault="00984543">
            <w:pPr>
              <w:widowControl w:val="0"/>
              <w:rPr>
                <w:sz w:val="20"/>
                <w:szCs w:val="20"/>
              </w:rPr>
            </w:pPr>
            <w:r>
              <w:rPr>
                <w:sz w:val="20"/>
                <w:szCs w:val="20"/>
              </w:rPr>
              <w:t>France</w:t>
            </w:r>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54F941" w14:textId="77777777" w:rsidR="00F879B8" w:rsidRDefault="00984543">
            <w:pPr>
              <w:widowControl w:val="0"/>
              <w:rPr>
                <w:sz w:val="20"/>
                <w:szCs w:val="20"/>
              </w:rPr>
            </w:pPr>
            <w:r>
              <w:rPr>
                <w:sz w:val="20"/>
                <w:szCs w:val="20"/>
              </w:rPr>
              <w:t>39,030.40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EB2182" w14:textId="77777777" w:rsidR="00F879B8" w:rsidRDefault="00984543">
            <w:pPr>
              <w:widowControl w:val="0"/>
              <w:rPr>
                <w:sz w:val="20"/>
                <w:szCs w:val="20"/>
              </w:rPr>
            </w:pPr>
            <w:r>
              <w:rPr>
                <w:sz w:val="20"/>
                <w:szCs w:val="20"/>
              </w:rPr>
              <w:t>Middle</w:t>
            </w:r>
          </w:p>
        </w:tc>
      </w:tr>
      <w:tr w:rsidR="00F879B8" w14:paraId="7D331D1A"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69333B" w14:textId="77777777" w:rsidR="00F879B8" w:rsidRDefault="00984543">
            <w:pPr>
              <w:widowControl w:val="0"/>
              <w:rPr>
                <w:sz w:val="20"/>
                <w:szCs w:val="20"/>
              </w:rPr>
            </w:pPr>
            <w:proofErr w:type="spellStart"/>
            <w:r>
              <w:rPr>
                <w:sz w:val="20"/>
                <w:szCs w:val="20"/>
              </w:rPr>
              <w:t>Italy</w:t>
            </w:r>
            <w:proofErr w:type="spellEnd"/>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DF22D7" w14:textId="77777777" w:rsidR="00F879B8" w:rsidRDefault="00984543">
            <w:pPr>
              <w:widowControl w:val="0"/>
              <w:rPr>
                <w:sz w:val="20"/>
                <w:szCs w:val="20"/>
              </w:rPr>
            </w:pPr>
            <w:r>
              <w:rPr>
                <w:sz w:val="20"/>
                <w:szCs w:val="20"/>
              </w:rPr>
              <w:t>31,714.20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488C16" w14:textId="77777777" w:rsidR="00F879B8" w:rsidRDefault="00984543">
            <w:pPr>
              <w:widowControl w:val="0"/>
              <w:rPr>
                <w:sz w:val="20"/>
                <w:szCs w:val="20"/>
              </w:rPr>
            </w:pPr>
            <w:r>
              <w:rPr>
                <w:sz w:val="20"/>
                <w:szCs w:val="20"/>
              </w:rPr>
              <w:t>Middle</w:t>
            </w:r>
          </w:p>
        </w:tc>
      </w:tr>
      <w:tr w:rsidR="00F879B8" w14:paraId="43148EB0"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F06AFA" w14:textId="77777777" w:rsidR="00F879B8" w:rsidRDefault="00984543">
            <w:pPr>
              <w:widowControl w:val="0"/>
              <w:rPr>
                <w:sz w:val="20"/>
                <w:szCs w:val="20"/>
              </w:rPr>
            </w:pPr>
            <w:r>
              <w:rPr>
                <w:sz w:val="20"/>
                <w:szCs w:val="20"/>
              </w:rPr>
              <w:t>Malta</w:t>
            </w:r>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44CE77" w14:textId="77777777" w:rsidR="00F879B8" w:rsidRDefault="00984543">
            <w:pPr>
              <w:widowControl w:val="0"/>
              <w:rPr>
                <w:sz w:val="20"/>
                <w:szCs w:val="20"/>
              </w:rPr>
            </w:pPr>
            <w:r>
              <w:rPr>
                <w:sz w:val="20"/>
                <w:szCs w:val="20"/>
              </w:rPr>
              <w:t>27,884.60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B1764F" w14:textId="77777777" w:rsidR="00F879B8" w:rsidRDefault="00984543">
            <w:pPr>
              <w:widowControl w:val="0"/>
              <w:rPr>
                <w:sz w:val="20"/>
                <w:szCs w:val="20"/>
              </w:rPr>
            </w:pPr>
            <w:r>
              <w:rPr>
                <w:sz w:val="20"/>
                <w:szCs w:val="20"/>
              </w:rPr>
              <w:t>Middle</w:t>
            </w:r>
          </w:p>
        </w:tc>
      </w:tr>
      <w:tr w:rsidR="00F879B8" w14:paraId="3CF7E21A"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B2D58D" w14:textId="77777777" w:rsidR="00F879B8" w:rsidRDefault="00984543">
            <w:pPr>
              <w:widowControl w:val="0"/>
              <w:rPr>
                <w:sz w:val="20"/>
                <w:szCs w:val="20"/>
              </w:rPr>
            </w:pPr>
            <w:r>
              <w:rPr>
                <w:sz w:val="20"/>
                <w:szCs w:val="20"/>
              </w:rPr>
              <w:t>Cyprus</w:t>
            </w:r>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B72D02" w14:textId="77777777" w:rsidR="00F879B8" w:rsidRDefault="00984543">
            <w:pPr>
              <w:widowControl w:val="0"/>
              <w:rPr>
                <w:sz w:val="20"/>
                <w:szCs w:val="20"/>
              </w:rPr>
            </w:pPr>
            <w:r>
              <w:rPr>
                <w:sz w:val="20"/>
                <w:szCs w:val="20"/>
              </w:rPr>
              <w:t>27,527.80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4674B4" w14:textId="77777777" w:rsidR="00F879B8" w:rsidRDefault="00984543">
            <w:pPr>
              <w:widowControl w:val="0"/>
              <w:rPr>
                <w:sz w:val="20"/>
                <w:szCs w:val="20"/>
              </w:rPr>
            </w:pPr>
            <w:r>
              <w:rPr>
                <w:sz w:val="20"/>
                <w:szCs w:val="20"/>
              </w:rPr>
              <w:t>Middle</w:t>
            </w:r>
          </w:p>
        </w:tc>
      </w:tr>
      <w:tr w:rsidR="00F879B8" w14:paraId="6AF0A4CF"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A9C894" w14:textId="77777777" w:rsidR="00F879B8" w:rsidRDefault="00984543">
            <w:pPr>
              <w:widowControl w:val="0"/>
              <w:rPr>
                <w:sz w:val="20"/>
                <w:szCs w:val="20"/>
              </w:rPr>
            </w:pPr>
            <w:r>
              <w:rPr>
                <w:sz w:val="20"/>
                <w:szCs w:val="20"/>
              </w:rPr>
              <w:t>Spain</w:t>
            </w:r>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809407" w14:textId="77777777" w:rsidR="00F879B8" w:rsidRDefault="00984543">
            <w:pPr>
              <w:widowControl w:val="0"/>
              <w:rPr>
                <w:sz w:val="20"/>
                <w:szCs w:val="20"/>
              </w:rPr>
            </w:pPr>
            <w:r>
              <w:rPr>
                <w:sz w:val="20"/>
                <w:szCs w:val="20"/>
              </w:rPr>
              <w:t>27,063.20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BBCE93" w14:textId="77777777" w:rsidR="00F879B8" w:rsidRDefault="00984543">
            <w:pPr>
              <w:widowControl w:val="0"/>
              <w:rPr>
                <w:sz w:val="20"/>
                <w:szCs w:val="20"/>
              </w:rPr>
            </w:pPr>
            <w:r>
              <w:rPr>
                <w:sz w:val="20"/>
                <w:szCs w:val="20"/>
              </w:rPr>
              <w:t>Middle</w:t>
            </w:r>
          </w:p>
        </w:tc>
      </w:tr>
      <w:tr w:rsidR="00F879B8" w14:paraId="40C4E5B1"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EF7703" w14:textId="77777777" w:rsidR="00F879B8" w:rsidRDefault="00984543">
            <w:pPr>
              <w:widowControl w:val="0"/>
              <w:rPr>
                <w:sz w:val="20"/>
                <w:szCs w:val="20"/>
              </w:rPr>
            </w:pPr>
            <w:r>
              <w:rPr>
                <w:sz w:val="20"/>
                <w:szCs w:val="20"/>
              </w:rPr>
              <w:t>Slovenia</w:t>
            </w:r>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B57172" w14:textId="77777777" w:rsidR="00F879B8" w:rsidRDefault="00984543">
            <w:pPr>
              <w:widowControl w:val="0"/>
              <w:rPr>
                <w:sz w:val="20"/>
                <w:szCs w:val="20"/>
              </w:rPr>
            </w:pPr>
            <w:r>
              <w:rPr>
                <w:sz w:val="20"/>
                <w:szCs w:val="20"/>
              </w:rPr>
              <w:t>25,517.30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CE2DEE" w14:textId="77777777" w:rsidR="00F879B8" w:rsidRDefault="00984543">
            <w:pPr>
              <w:widowControl w:val="0"/>
              <w:rPr>
                <w:sz w:val="20"/>
                <w:szCs w:val="20"/>
              </w:rPr>
            </w:pPr>
            <w:r>
              <w:rPr>
                <w:sz w:val="20"/>
                <w:szCs w:val="20"/>
              </w:rPr>
              <w:t>Middle</w:t>
            </w:r>
          </w:p>
        </w:tc>
      </w:tr>
      <w:tr w:rsidR="00F879B8" w14:paraId="24952EE4"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AC9629" w14:textId="77777777" w:rsidR="00F879B8" w:rsidRDefault="00984543">
            <w:pPr>
              <w:widowControl w:val="0"/>
              <w:rPr>
                <w:sz w:val="20"/>
                <w:szCs w:val="20"/>
              </w:rPr>
            </w:pPr>
            <w:r>
              <w:rPr>
                <w:sz w:val="20"/>
                <w:szCs w:val="20"/>
              </w:rPr>
              <w:t>Estonia</w:t>
            </w:r>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097B15" w14:textId="77777777" w:rsidR="00F879B8" w:rsidRDefault="00984543">
            <w:pPr>
              <w:widowControl w:val="0"/>
              <w:rPr>
                <w:sz w:val="20"/>
                <w:szCs w:val="20"/>
              </w:rPr>
            </w:pPr>
            <w:r>
              <w:rPr>
                <w:sz w:val="20"/>
                <w:szCs w:val="20"/>
              </w:rPr>
              <w:t>23,027.00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C3CCD0" w14:textId="77777777" w:rsidR="00F879B8" w:rsidRDefault="00984543">
            <w:pPr>
              <w:widowControl w:val="0"/>
              <w:rPr>
                <w:sz w:val="20"/>
                <w:szCs w:val="20"/>
              </w:rPr>
            </w:pPr>
            <w:r>
              <w:rPr>
                <w:sz w:val="20"/>
                <w:szCs w:val="20"/>
              </w:rPr>
              <w:t>Middle</w:t>
            </w:r>
          </w:p>
        </w:tc>
      </w:tr>
      <w:tr w:rsidR="00F879B8" w14:paraId="2FFC7335"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34A6D1" w14:textId="77777777" w:rsidR="00F879B8" w:rsidRDefault="00984543">
            <w:pPr>
              <w:widowControl w:val="0"/>
              <w:rPr>
                <w:sz w:val="20"/>
                <w:szCs w:val="20"/>
              </w:rPr>
            </w:pPr>
            <w:proofErr w:type="spellStart"/>
            <w:r>
              <w:rPr>
                <w:sz w:val="20"/>
                <w:szCs w:val="20"/>
              </w:rPr>
              <w:t>Czechia</w:t>
            </w:r>
            <w:proofErr w:type="spellEnd"/>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F04611" w14:textId="77777777" w:rsidR="00F879B8" w:rsidRDefault="00984543">
            <w:pPr>
              <w:widowControl w:val="0"/>
              <w:rPr>
                <w:sz w:val="20"/>
                <w:szCs w:val="20"/>
              </w:rPr>
            </w:pPr>
            <w:r>
              <w:rPr>
                <w:sz w:val="20"/>
                <w:szCs w:val="20"/>
              </w:rPr>
              <w:t>22,931.30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BCBF1C" w14:textId="77777777" w:rsidR="00F879B8" w:rsidRDefault="00984543">
            <w:pPr>
              <w:widowControl w:val="0"/>
              <w:rPr>
                <w:sz w:val="20"/>
                <w:szCs w:val="20"/>
              </w:rPr>
            </w:pPr>
            <w:r>
              <w:rPr>
                <w:sz w:val="20"/>
                <w:szCs w:val="20"/>
              </w:rPr>
              <w:t>Middle</w:t>
            </w:r>
          </w:p>
        </w:tc>
      </w:tr>
      <w:tr w:rsidR="00F879B8" w14:paraId="7B2458CF"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DC9086" w14:textId="77777777" w:rsidR="00F879B8" w:rsidRDefault="00984543">
            <w:pPr>
              <w:widowControl w:val="0"/>
              <w:rPr>
                <w:sz w:val="20"/>
                <w:szCs w:val="20"/>
              </w:rPr>
            </w:pPr>
            <w:r>
              <w:rPr>
                <w:sz w:val="20"/>
                <w:szCs w:val="20"/>
              </w:rPr>
              <w:t>Portugal</w:t>
            </w:r>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A1171B" w14:textId="77777777" w:rsidR="00F879B8" w:rsidRDefault="00984543">
            <w:pPr>
              <w:widowControl w:val="0"/>
              <w:rPr>
                <w:sz w:val="20"/>
                <w:szCs w:val="20"/>
              </w:rPr>
            </w:pPr>
            <w:r>
              <w:rPr>
                <w:sz w:val="20"/>
                <w:szCs w:val="20"/>
              </w:rPr>
              <w:t>22,176.30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004A04" w14:textId="77777777" w:rsidR="00F879B8" w:rsidRDefault="00984543">
            <w:pPr>
              <w:widowControl w:val="0"/>
              <w:rPr>
                <w:sz w:val="20"/>
                <w:szCs w:val="20"/>
              </w:rPr>
            </w:pPr>
            <w:r>
              <w:rPr>
                <w:sz w:val="20"/>
                <w:szCs w:val="20"/>
              </w:rPr>
              <w:t>Middle</w:t>
            </w:r>
          </w:p>
        </w:tc>
      </w:tr>
      <w:tr w:rsidR="00F879B8" w14:paraId="43FD1229"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7009D7" w14:textId="77777777" w:rsidR="00F879B8" w:rsidRDefault="00984543">
            <w:pPr>
              <w:widowControl w:val="0"/>
              <w:rPr>
                <w:sz w:val="20"/>
                <w:szCs w:val="20"/>
              </w:rPr>
            </w:pPr>
            <w:proofErr w:type="spellStart"/>
            <w:r>
              <w:rPr>
                <w:sz w:val="20"/>
                <w:szCs w:val="20"/>
              </w:rPr>
              <w:t>Lithuania</w:t>
            </w:r>
            <w:proofErr w:type="spellEnd"/>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3654B3" w14:textId="77777777" w:rsidR="00F879B8" w:rsidRDefault="00984543">
            <w:pPr>
              <w:widowControl w:val="0"/>
              <w:rPr>
                <w:sz w:val="20"/>
                <w:szCs w:val="20"/>
              </w:rPr>
            </w:pPr>
            <w:r>
              <w:rPr>
                <w:sz w:val="20"/>
                <w:szCs w:val="20"/>
              </w:rPr>
              <w:t>20,233.60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5C1778" w14:textId="77777777" w:rsidR="00F879B8" w:rsidRDefault="00984543">
            <w:pPr>
              <w:widowControl w:val="0"/>
              <w:rPr>
                <w:sz w:val="20"/>
                <w:szCs w:val="20"/>
              </w:rPr>
            </w:pPr>
            <w:r>
              <w:rPr>
                <w:sz w:val="20"/>
                <w:szCs w:val="20"/>
              </w:rPr>
              <w:t>Middle</w:t>
            </w:r>
          </w:p>
        </w:tc>
      </w:tr>
      <w:tr w:rsidR="00F879B8" w14:paraId="3811A13F"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AE983E" w14:textId="77777777" w:rsidR="00F879B8" w:rsidRDefault="00984543">
            <w:pPr>
              <w:widowControl w:val="0"/>
              <w:rPr>
                <w:sz w:val="20"/>
                <w:szCs w:val="20"/>
              </w:rPr>
            </w:pPr>
            <w:proofErr w:type="spellStart"/>
            <w:r>
              <w:rPr>
                <w:sz w:val="20"/>
                <w:szCs w:val="20"/>
              </w:rPr>
              <w:t>Slovakia</w:t>
            </w:r>
            <w:proofErr w:type="spellEnd"/>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136B32" w14:textId="77777777" w:rsidR="00F879B8" w:rsidRDefault="00984543">
            <w:pPr>
              <w:widowControl w:val="0"/>
              <w:rPr>
                <w:sz w:val="20"/>
                <w:szCs w:val="20"/>
              </w:rPr>
            </w:pPr>
            <w:r>
              <w:rPr>
                <w:sz w:val="20"/>
                <w:szCs w:val="20"/>
              </w:rPr>
              <w:t>19,266.50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0453D9" w14:textId="77777777" w:rsidR="00F879B8" w:rsidRDefault="00984543">
            <w:pPr>
              <w:widowControl w:val="0"/>
              <w:rPr>
                <w:sz w:val="20"/>
                <w:szCs w:val="20"/>
              </w:rPr>
            </w:pPr>
            <w:r>
              <w:rPr>
                <w:sz w:val="20"/>
                <w:szCs w:val="20"/>
              </w:rPr>
              <w:t>Middle</w:t>
            </w:r>
          </w:p>
        </w:tc>
      </w:tr>
      <w:tr w:rsidR="00F879B8" w14:paraId="26203BE9"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63B991" w14:textId="77777777" w:rsidR="00F879B8" w:rsidRDefault="00984543">
            <w:pPr>
              <w:widowControl w:val="0"/>
              <w:rPr>
                <w:sz w:val="20"/>
                <w:szCs w:val="20"/>
              </w:rPr>
            </w:pPr>
            <w:proofErr w:type="spellStart"/>
            <w:r>
              <w:rPr>
                <w:sz w:val="20"/>
                <w:szCs w:val="20"/>
              </w:rPr>
              <w:t>Latvia</w:t>
            </w:r>
            <w:proofErr w:type="spellEnd"/>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D2B4AF" w14:textId="77777777" w:rsidR="00F879B8" w:rsidRDefault="00984543">
            <w:pPr>
              <w:widowControl w:val="0"/>
              <w:rPr>
                <w:sz w:val="20"/>
                <w:szCs w:val="20"/>
              </w:rPr>
            </w:pPr>
            <w:r>
              <w:rPr>
                <w:sz w:val="20"/>
                <w:szCs w:val="20"/>
              </w:rPr>
              <w:t>17,726.30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6A8295" w14:textId="77777777" w:rsidR="00F879B8" w:rsidRDefault="00984543">
            <w:pPr>
              <w:widowControl w:val="0"/>
              <w:rPr>
                <w:sz w:val="20"/>
                <w:szCs w:val="20"/>
              </w:rPr>
            </w:pPr>
            <w:r>
              <w:rPr>
                <w:sz w:val="20"/>
                <w:szCs w:val="20"/>
              </w:rPr>
              <w:t>Middle</w:t>
            </w:r>
          </w:p>
        </w:tc>
      </w:tr>
      <w:tr w:rsidR="00F879B8" w14:paraId="4C2F4B32"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A732CF" w14:textId="77777777" w:rsidR="00F879B8" w:rsidRDefault="00984543">
            <w:pPr>
              <w:widowControl w:val="0"/>
              <w:rPr>
                <w:sz w:val="20"/>
                <w:szCs w:val="20"/>
              </w:rPr>
            </w:pPr>
            <w:proofErr w:type="spellStart"/>
            <w:r>
              <w:rPr>
                <w:sz w:val="20"/>
                <w:szCs w:val="20"/>
              </w:rPr>
              <w:t>Greece</w:t>
            </w:r>
            <w:proofErr w:type="spellEnd"/>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550EE2" w14:textId="77777777" w:rsidR="00F879B8" w:rsidRDefault="00984543">
            <w:pPr>
              <w:widowControl w:val="0"/>
              <w:rPr>
                <w:sz w:val="20"/>
                <w:szCs w:val="20"/>
              </w:rPr>
            </w:pPr>
            <w:r>
              <w:rPr>
                <w:sz w:val="20"/>
                <w:szCs w:val="20"/>
              </w:rPr>
              <w:t>17,622.50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28CC38" w14:textId="77777777" w:rsidR="00F879B8" w:rsidRDefault="00984543">
            <w:pPr>
              <w:widowControl w:val="0"/>
              <w:rPr>
                <w:sz w:val="20"/>
                <w:szCs w:val="20"/>
              </w:rPr>
            </w:pPr>
            <w:r>
              <w:rPr>
                <w:sz w:val="20"/>
                <w:szCs w:val="20"/>
              </w:rPr>
              <w:t>Middle</w:t>
            </w:r>
          </w:p>
        </w:tc>
      </w:tr>
      <w:tr w:rsidR="00F879B8" w14:paraId="77FD9644"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64A89C" w14:textId="77777777" w:rsidR="00F879B8" w:rsidRDefault="00984543">
            <w:pPr>
              <w:widowControl w:val="0"/>
              <w:rPr>
                <w:sz w:val="20"/>
                <w:szCs w:val="20"/>
              </w:rPr>
            </w:pPr>
            <w:proofErr w:type="spellStart"/>
            <w:r>
              <w:rPr>
                <w:sz w:val="20"/>
                <w:szCs w:val="20"/>
              </w:rPr>
              <w:t>Hungary</w:t>
            </w:r>
            <w:proofErr w:type="spellEnd"/>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A554A5" w14:textId="77777777" w:rsidR="00F879B8" w:rsidRDefault="00984543">
            <w:pPr>
              <w:widowControl w:val="0"/>
              <w:rPr>
                <w:sz w:val="20"/>
                <w:szCs w:val="20"/>
              </w:rPr>
            </w:pPr>
            <w:r>
              <w:rPr>
                <w:sz w:val="20"/>
                <w:szCs w:val="20"/>
              </w:rPr>
              <w:t>15,980.70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AD0DF7" w14:textId="77777777" w:rsidR="00F879B8" w:rsidRDefault="00984543">
            <w:pPr>
              <w:widowControl w:val="0"/>
              <w:rPr>
                <w:sz w:val="20"/>
                <w:szCs w:val="20"/>
              </w:rPr>
            </w:pPr>
            <w:r>
              <w:rPr>
                <w:sz w:val="20"/>
                <w:szCs w:val="20"/>
              </w:rPr>
              <w:t>Middle</w:t>
            </w:r>
          </w:p>
        </w:tc>
      </w:tr>
      <w:tr w:rsidR="00F879B8" w14:paraId="2B3A7033"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7AB13A" w14:textId="77777777" w:rsidR="00F879B8" w:rsidRDefault="00984543">
            <w:pPr>
              <w:widowControl w:val="0"/>
              <w:rPr>
                <w:sz w:val="20"/>
                <w:szCs w:val="20"/>
              </w:rPr>
            </w:pPr>
            <w:proofErr w:type="spellStart"/>
            <w:r>
              <w:rPr>
                <w:sz w:val="20"/>
                <w:szCs w:val="20"/>
              </w:rPr>
              <w:lastRenderedPageBreak/>
              <w:t>Poland</w:t>
            </w:r>
            <w:proofErr w:type="spellEnd"/>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EDE818" w14:textId="77777777" w:rsidR="00F879B8" w:rsidRDefault="00984543">
            <w:pPr>
              <w:widowControl w:val="0"/>
              <w:rPr>
                <w:sz w:val="20"/>
                <w:szCs w:val="20"/>
              </w:rPr>
            </w:pPr>
            <w:r>
              <w:rPr>
                <w:sz w:val="20"/>
                <w:szCs w:val="20"/>
              </w:rPr>
              <w:t>15,721.00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EDBB62" w14:textId="77777777" w:rsidR="00F879B8" w:rsidRDefault="00984543">
            <w:pPr>
              <w:widowControl w:val="0"/>
              <w:rPr>
                <w:sz w:val="20"/>
                <w:szCs w:val="20"/>
              </w:rPr>
            </w:pPr>
            <w:r>
              <w:rPr>
                <w:sz w:val="20"/>
                <w:szCs w:val="20"/>
              </w:rPr>
              <w:t>Middle</w:t>
            </w:r>
          </w:p>
        </w:tc>
      </w:tr>
      <w:tr w:rsidR="00F879B8" w14:paraId="770C6F3B"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EF26F2" w14:textId="77777777" w:rsidR="00F879B8" w:rsidRDefault="00984543">
            <w:pPr>
              <w:widowControl w:val="0"/>
              <w:rPr>
                <w:sz w:val="20"/>
                <w:szCs w:val="20"/>
              </w:rPr>
            </w:pPr>
            <w:proofErr w:type="spellStart"/>
            <w:r>
              <w:rPr>
                <w:sz w:val="20"/>
                <w:szCs w:val="20"/>
              </w:rPr>
              <w:t>Croatia</w:t>
            </w:r>
            <w:proofErr w:type="spellEnd"/>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B60AA0" w14:textId="77777777" w:rsidR="00F879B8" w:rsidRDefault="00984543">
            <w:pPr>
              <w:widowControl w:val="0"/>
              <w:rPr>
                <w:sz w:val="20"/>
                <w:szCs w:val="20"/>
              </w:rPr>
            </w:pPr>
            <w:r>
              <w:rPr>
                <w:sz w:val="20"/>
                <w:szCs w:val="20"/>
              </w:rPr>
              <w:t>14,134.20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C26795" w14:textId="77777777" w:rsidR="00F879B8" w:rsidRDefault="00984543">
            <w:pPr>
              <w:widowControl w:val="0"/>
              <w:rPr>
                <w:sz w:val="20"/>
                <w:szCs w:val="20"/>
              </w:rPr>
            </w:pPr>
            <w:r>
              <w:rPr>
                <w:sz w:val="20"/>
                <w:szCs w:val="20"/>
              </w:rPr>
              <w:t>Low</w:t>
            </w:r>
          </w:p>
        </w:tc>
      </w:tr>
      <w:tr w:rsidR="00F879B8" w14:paraId="10A55D13"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141BCE" w14:textId="77777777" w:rsidR="00F879B8" w:rsidRDefault="00984543">
            <w:pPr>
              <w:widowControl w:val="0"/>
              <w:rPr>
                <w:sz w:val="20"/>
                <w:szCs w:val="20"/>
              </w:rPr>
            </w:pPr>
            <w:r>
              <w:rPr>
                <w:sz w:val="20"/>
                <w:szCs w:val="20"/>
              </w:rPr>
              <w:t>Romania</w:t>
            </w:r>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7B7180" w14:textId="77777777" w:rsidR="00F879B8" w:rsidRDefault="00984543">
            <w:pPr>
              <w:widowControl w:val="0"/>
              <w:rPr>
                <w:sz w:val="20"/>
                <w:szCs w:val="20"/>
              </w:rPr>
            </w:pPr>
            <w:r>
              <w:rPr>
                <w:sz w:val="20"/>
                <w:szCs w:val="20"/>
              </w:rPr>
              <w:t>12,896.10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BDEFCE" w14:textId="77777777" w:rsidR="00F879B8" w:rsidRDefault="00984543">
            <w:pPr>
              <w:widowControl w:val="0"/>
              <w:rPr>
                <w:sz w:val="20"/>
                <w:szCs w:val="20"/>
              </w:rPr>
            </w:pPr>
            <w:r>
              <w:rPr>
                <w:sz w:val="20"/>
                <w:szCs w:val="20"/>
              </w:rPr>
              <w:t>Low</w:t>
            </w:r>
          </w:p>
        </w:tc>
      </w:tr>
      <w:tr w:rsidR="00F879B8" w14:paraId="3C02AA6C"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F04DF6" w14:textId="77777777" w:rsidR="00F879B8" w:rsidRDefault="00984543">
            <w:pPr>
              <w:widowControl w:val="0"/>
              <w:rPr>
                <w:sz w:val="20"/>
                <w:szCs w:val="20"/>
              </w:rPr>
            </w:pPr>
            <w:r>
              <w:rPr>
                <w:sz w:val="20"/>
                <w:szCs w:val="20"/>
              </w:rPr>
              <w:t>Russia</w:t>
            </w:r>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EBA8B7" w14:textId="77777777" w:rsidR="00F879B8" w:rsidRDefault="00984543">
            <w:pPr>
              <w:widowControl w:val="0"/>
              <w:rPr>
                <w:sz w:val="20"/>
                <w:szCs w:val="20"/>
              </w:rPr>
            </w:pPr>
            <w:r>
              <w:rPr>
                <w:sz w:val="20"/>
                <w:szCs w:val="20"/>
              </w:rPr>
              <w:t>10,126.70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B43FDC" w14:textId="77777777" w:rsidR="00F879B8" w:rsidRDefault="00984543">
            <w:pPr>
              <w:widowControl w:val="0"/>
              <w:rPr>
                <w:sz w:val="20"/>
                <w:szCs w:val="20"/>
              </w:rPr>
            </w:pPr>
            <w:r>
              <w:rPr>
                <w:sz w:val="20"/>
                <w:szCs w:val="20"/>
              </w:rPr>
              <w:t>Low</w:t>
            </w:r>
          </w:p>
        </w:tc>
      </w:tr>
      <w:tr w:rsidR="00F879B8" w14:paraId="64703DF9"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50C05C" w14:textId="77777777" w:rsidR="00F879B8" w:rsidRDefault="00984543">
            <w:pPr>
              <w:widowControl w:val="0"/>
              <w:rPr>
                <w:sz w:val="20"/>
                <w:szCs w:val="20"/>
              </w:rPr>
            </w:pPr>
            <w:proofErr w:type="spellStart"/>
            <w:r>
              <w:rPr>
                <w:sz w:val="20"/>
                <w:szCs w:val="20"/>
              </w:rPr>
              <w:t>Bulgaria</w:t>
            </w:r>
            <w:proofErr w:type="spellEnd"/>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F05C12" w14:textId="77777777" w:rsidR="00F879B8" w:rsidRDefault="00984543">
            <w:pPr>
              <w:widowControl w:val="0"/>
              <w:rPr>
                <w:sz w:val="20"/>
                <w:szCs w:val="20"/>
              </w:rPr>
            </w:pPr>
            <w:r>
              <w:rPr>
                <w:sz w:val="20"/>
                <w:szCs w:val="20"/>
              </w:rPr>
              <w:t>10,079.20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08DF6C" w14:textId="77777777" w:rsidR="00F879B8" w:rsidRDefault="00984543">
            <w:pPr>
              <w:widowControl w:val="0"/>
              <w:rPr>
                <w:sz w:val="20"/>
                <w:szCs w:val="20"/>
              </w:rPr>
            </w:pPr>
            <w:r>
              <w:rPr>
                <w:sz w:val="20"/>
                <w:szCs w:val="20"/>
              </w:rPr>
              <w:t>Low</w:t>
            </w:r>
          </w:p>
        </w:tc>
      </w:tr>
      <w:tr w:rsidR="00F879B8" w14:paraId="4A466B2A"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067085" w14:textId="77777777" w:rsidR="00F879B8" w:rsidRDefault="00984543">
            <w:pPr>
              <w:widowControl w:val="0"/>
              <w:rPr>
                <w:sz w:val="20"/>
                <w:szCs w:val="20"/>
              </w:rPr>
            </w:pPr>
            <w:proofErr w:type="spellStart"/>
            <w:r>
              <w:rPr>
                <w:sz w:val="20"/>
                <w:szCs w:val="20"/>
              </w:rPr>
              <w:t>Kazakhstan</w:t>
            </w:r>
            <w:proofErr w:type="spellEnd"/>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1769D8" w14:textId="77777777" w:rsidR="00F879B8" w:rsidRDefault="00984543">
            <w:pPr>
              <w:widowControl w:val="0"/>
              <w:rPr>
                <w:sz w:val="20"/>
                <w:szCs w:val="20"/>
              </w:rPr>
            </w:pPr>
            <w:r>
              <w:rPr>
                <w:sz w:val="20"/>
                <w:szCs w:val="20"/>
              </w:rPr>
              <w:t>9,122.20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4460E8" w14:textId="77777777" w:rsidR="00F879B8" w:rsidRDefault="00984543">
            <w:pPr>
              <w:widowControl w:val="0"/>
              <w:rPr>
                <w:sz w:val="20"/>
                <w:szCs w:val="20"/>
              </w:rPr>
            </w:pPr>
            <w:r>
              <w:rPr>
                <w:sz w:val="20"/>
                <w:szCs w:val="20"/>
              </w:rPr>
              <w:t>Low</w:t>
            </w:r>
          </w:p>
        </w:tc>
      </w:tr>
      <w:tr w:rsidR="00F879B8" w14:paraId="4F0AE6BA"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89FDA8" w14:textId="77777777" w:rsidR="00F879B8" w:rsidRDefault="00984543">
            <w:pPr>
              <w:widowControl w:val="0"/>
              <w:rPr>
                <w:sz w:val="20"/>
                <w:szCs w:val="20"/>
              </w:rPr>
            </w:pPr>
            <w:r>
              <w:rPr>
                <w:sz w:val="20"/>
                <w:szCs w:val="20"/>
              </w:rPr>
              <w:t>Turkey</w:t>
            </w:r>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D4CFE0" w14:textId="77777777" w:rsidR="00F879B8" w:rsidRDefault="00984543">
            <w:pPr>
              <w:widowControl w:val="0"/>
              <w:rPr>
                <w:sz w:val="20"/>
                <w:szCs w:val="20"/>
              </w:rPr>
            </w:pPr>
            <w:r>
              <w:rPr>
                <w:sz w:val="20"/>
                <w:szCs w:val="20"/>
              </w:rPr>
              <w:t>8,536.40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37A6E9" w14:textId="77777777" w:rsidR="00F879B8" w:rsidRDefault="00984543">
            <w:pPr>
              <w:widowControl w:val="0"/>
              <w:rPr>
                <w:sz w:val="20"/>
                <w:szCs w:val="20"/>
              </w:rPr>
            </w:pPr>
            <w:r>
              <w:rPr>
                <w:sz w:val="20"/>
                <w:szCs w:val="20"/>
              </w:rPr>
              <w:t>Low</w:t>
            </w:r>
          </w:p>
        </w:tc>
      </w:tr>
      <w:tr w:rsidR="00F879B8" w14:paraId="137E0374"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423C3E" w14:textId="77777777" w:rsidR="00F879B8" w:rsidRDefault="00984543">
            <w:pPr>
              <w:widowControl w:val="0"/>
              <w:rPr>
                <w:sz w:val="20"/>
                <w:szCs w:val="20"/>
              </w:rPr>
            </w:pPr>
            <w:proofErr w:type="spellStart"/>
            <w:r>
              <w:rPr>
                <w:sz w:val="20"/>
                <w:szCs w:val="20"/>
              </w:rPr>
              <w:t>Serbia</w:t>
            </w:r>
            <w:proofErr w:type="spellEnd"/>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0E178D" w14:textId="77777777" w:rsidR="00F879B8" w:rsidRDefault="00984543">
            <w:pPr>
              <w:widowControl w:val="0"/>
              <w:rPr>
                <w:sz w:val="20"/>
                <w:szCs w:val="20"/>
              </w:rPr>
            </w:pPr>
            <w:r>
              <w:rPr>
                <w:sz w:val="20"/>
                <w:szCs w:val="20"/>
              </w:rPr>
              <w:t>7,720.50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AA4DF9" w14:textId="77777777" w:rsidR="00F879B8" w:rsidRDefault="00984543">
            <w:pPr>
              <w:widowControl w:val="0"/>
              <w:rPr>
                <w:sz w:val="20"/>
                <w:szCs w:val="20"/>
              </w:rPr>
            </w:pPr>
            <w:r>
              <w:rPr>
                <w:sz w:val="20"/>
                <w:szCs w:val="20"/>
              </w:rPr>
              <w:t>Low</w:t>
            </w:r>
          </w:p>
        </w:tc>
      </w:tr>
      <w:tr w:rsidR="00F879B8" w14:paraId="78FD27EC"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57433E" w14:textId="77777777" w:rsidR="00F879B8" w:rsidRDefault="00984543">
            <w:pPr>
              <w:widowControl w:val="0"/>
              <w:rPr>
                <w:sz w:val="20"/>
                <w:szCs w:val="20"/>
              </w:rPr>
            </w:pPr>
            <w:r>
              <w:rPr>
                <w:sz w:val="20"/>
                <w:szCs w:val="20"/>
              </w:rPr>
              <w:t>Montenegro</w:t>
            </w:r>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BB9405" w14:textId="77777777" w:rsidR="00F879B8" w:rsidRDefault="00984543">
            <w:pPr>
              <w:widowControl w:val="0"/>
              <w:rPr>
                <w:sz w:val="20"/>
                <w:szCs w:val="20"/>
              </w:rPr>
            </w:pPr>
            <w:r>
              <w:rPr>
                <w:sz w:val="20"/>
                <w:szCs w:val="20"/>
              </w:rPr>
              <w:t>7,677.20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2A25E8" w14:textId="77777777" w:rsidR="00F879B8" w:rsidRDefault="00984543">
            <w:pPr>
              <w:widowControl w:val="0"/>
              <w:rPr>
                <w:sz w:val="20"/>
                <w:szCs w:val="20"/>
              </w:rPr>
            </w:pPr>
            <w:r>
              <w:rPr>
                <w:sz w:val="20"/>
                <w:szCs w:val="20"/>
              </w:rPr>
              <w:t>Low</w:t>
            </w:r>
          </w:p>
        </w:tc>
      </w:tr>
      <w:tr w:rsidR="00F879B8" w14:paraId="0B707F7D"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F17635" w14:textId="77777777" w:rsidR="00F879B8" w:rsidRDefault="00984543">
            <w:pPr>
              <w:widowControl w:val="0"/>
              <w:rPr>
                <w:sz w:val="20"/>
                <w:szCs w:val="20"/>
              </w:rPr>
            </w:pPr>
            <w:r>
              <w:rPr>
                <w:sz w:val="20"/>
                <w:szCs w:val="20"/>
              </w:rPr>
              <w:t>Belarus</w:t>
            </w:r>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509145" w14:textId="77777777" w:rsidR="00F879B8" w:rsidRDefault="00984543">
            <w:pPr>
              <w:widowControl w:val="0"/>
              <w:rPr>
                <w:sz w:val="20"/>
                <w:szCs w:val="20"/>
              </w:rPr>
            </w:pPr>
            <w:r>
              <w:rPr>
                <w:sz w:val="20"/>
                <w:szCs w:val="20"/>
              </w:rPr>
              <w:t>6,424.20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E1B884" w14:textId="77777777" w:rsidR="00F879B8" w:rsidRDefault="00984543">
            <w:pPr>
              <w:widowControl w:val="0"/>
              <w:rPr>
                <w:sz w:val="20"/>
                <w:szCs w:val="20"/>
              </w:rPr>
            </w:pPr>
            <w:r>
              <w:rPr>
                <w:sz w:val="20"/>
                <w:szCs w:val="20"/>
              </w:rPr>
              <w:t>Low</w:t>
            </w:r>
          </w:p>
        </w:tc>
      </w:tr>
      <w:tr w:rsidR="00F879B8" w14:paraId="56CB3A6B"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D7A896" w14:textId="77777777" w:rsidR="00F879B8" w:rsidRDefault="00984543">
            <w:pPr>
              <w:widowControl w:val="0"/>
              <w:rPr>
                <w:sz w:val="20"/>
                <w:szCs w:val="20"/>
              </w:rPr>
            </w:pPr>
            <w:proofErr w:type="spellStart"/>
            <w:r>
              <w:rPr>
                <w:sz w:val="20"/>
                <w:szCs w:val="20"/>
              </w:rPr>
              <w:t>Bosnia</w:t>
            </w:r>
            <w:proofErr w:type="spellEnd"/>
            <w:r>
              <w:rPr>
                <w:sz w:val="20"/>
                <w:szCs w:val="20"/>
              </w:rPr>
              <w:t xml:space="preserve"> and </w:t>
            </w:r>
            <w:proofErr w:type="spellStart"/>
            <w:r>
              <w:rPr>
                <w:sz w:val="20"/>
                <w:szCs w:val="20"/>
              </w:rPr>
              <w:t>Herzegovina</w:t>
            </w:r>
            <w:proofErr w:type="spellEnd"/>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6B7BF3" w14:textId="77777777" w:rsidR="00F879B8" w:rsidRDefault="00984543">
            <w:pPr>
              <w:widowControl w:val="0"/>
              <w:rPr>
                <w:sz w:val="20"/>
                <w:szCs w:val="20"/>
              </w:rPr>
            </w:pPr>
            <w:r>
              <w:rPr>
                <w:sz w:val="20"/>
                <w:szCs w:val="20"/>
              </w:rPr>
              <w:t>6,079.70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7F040D" w14:textId="77777777" w:rsidR="00F879B8" w:rsidRDefault="00984543">
            <w:pPr>
              <w:widowControl w:val="0"/>
              <w:rPr>
                <w:sz w:val="20"/>
                <w:szCs w:val="20"/>
              </w:rPr>
            </w:pPr>
            <w:r>
              <w:rPr>
                <w:sz w:val="20"/>
                <w:szCs w:val="20"/>
              </w:rPr>
              <w:t>Low</w:t>
            </w:r>
          </w:p>
        </w:tc>
      </w:tr>
      <w:tr w:rsidR="00F879B8" w14:paraId="7DB8F800"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8CF097" w14:textId="77777777" w:rsidR="00F879B8" w:rsidRDefault="00984543">
            <w:pPr>
              <w:widowControl w:val="0"/>
              <w:rPr>
                <w:sz w:val="20"/>
                <w:szCs w:val="20"/>
              </w:rPr>
            </w:pPr>
            <w:r>
              <w:rPr>
                <w:sz w:val="20"/>
                <w:szCs w:val="20"/>
              </w:rPr>
              <w:t xml:space="preserve">North </w:t>
            </w:r>
            <w:proofErr w:type="spellStart"/>
            <w:r>
              <w:rPr>
                <w:sz w:val="20"/>
                <w:szCs w:val="20"/>
              </w:rPr>
              <w:t>Macedonia</w:t>
            </w:r>
            <w:proofErr w:type="spellEnd"/>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F6A2E7" w14:textId="77777777" w:rsidR="00F879B8" w:rsidRDefault="00984543">
            <w:pPr>
              <w:widowControl w:val="0"/>
              <w:rPr>
                <w:sz w:val="20"/>
                <w:szCs w:val="20"/>
              </w:rPr>
            </w:pPr>
            <w:r>
              <w:rPr>
                <w:sz w:val="20"/>
                <w:szCs w:val="20"/>
              </w:rPr>
              <w:t>5,917.30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D44DC9" w14:textId="77777777" w:rsidR="00F879B8" w:rsidRDefault="00984543">
            <w:pPr>
              <w:widowControl w:val="0"/>
              <w:rPr>
                <w:sz w:val="20"/>
                <w:szCs w:val="20"/>
              </w:rPr>
            </w:pPr>
            <w:r>
              <w:rPr>
                <w:sz w:val="20"/>
                <w:szCs w:val="20"/>
              </w:rPr>
              <w:t>Low</w:t>
            </w:r>
          </w:p>
        </w:tc>
      </w:tr>
      <w:tr w:rsidR="00F879B8" w14:paraId="16A64391"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0F0BFD" w14:textId="77777777" w:rsidR="00F879B8" w:rsidRDefault="00984543">
            <w:pPr>
              <w:widowControl w:val="0"/>
              <w:rPr>
                <w:sz w:val="20"/>
                <w:szCs w:val="20"/>
              </w:rPr>
            </w:pPr>
            <w:proofErr w:type="spellStart"/>
            <w:r>
              <w:rPr>
                <w:sz w:val="20"/>
                <w:szCs w:val="20"/>
              </w:rPr>
              <w:t>Albania</w:t>
            </w:r>
            <w:proofErr w:type="spellEnd"/>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4BC9A5" w14:textId="77777777" w:rsidR="00F879B8" w:rsidRDefault="00984543">
            <w:pPr>
              <w:widowControl w:val="0"/>
              <w:rPr>
                <w:sz w:val="20"/>
                <w:szCs w:val="20"/>
              </w:rPr>
            </w:pPr>
            <w:r>
              <w:rPr>
                <w:sz w:val="20"/>
                <w:szCs w:val="20"/>
              </w:rPr>
              <w:t>5,246.30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838585" w14:textId="77777777" w:rsidR="00F879B8" w:rsidRDefault="00984543">
            <w:pPr>
              <w:widowControl w:val="0"/>
              <w:rPr>
                <w:sz w:val="20"/>
                <w:szCs w:val="20"/>
              </w:rPr>
            </w:pPr>
            <w:r>
              <w:rPr>
                <w:sz w:val="20"/>
                <w:szCs w:val="20"/>
              </w:rPr>
              <w:t>Low</w:t>
            </w:r>
          </w:p>
        </w:tc>
      </w:tr>
      <w:tr w:rsidR="00F879B8" w14:paraId="15F66B69"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7ADC15" w14:textId="77777777" w:rsidR="00F879B8" w:rsidRDefault="00984543">
            <w:pPr>
              <w:widowControl w:val="0"/>
              <w:rPr>
                <w:sz w:val="20"/>
                <w:szCs w:val="20"/>
              </w:rPr>
            </w:pPr>
            <w:proofErr w:type="spellStart"/>
            <w:r>
              <w:rPr>
                <w:sz w:val="20"/>
                <w:szCs w:val="20"/>
              </w:rPr>
              <w:t>Moldova</w:t>
            </w:r>
            <w:proofErr w:type="spellEnd"/>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59D345" w14:textId="77777777" w:rsidR="00F879B8" w:rsidRDefault="00984543">
            <w:pPr>
              <w:widowControl w:val="0"/>
              <w:rPr>
                <w:sz w:val="20"/>
                <w:szCs w:val="20"/>
              </w:rPr>
            </w:pPr>
            <w:r>
              <w:rPr>
                <w:sz w:val="20"/>
                <w:szCs w:val="20"/>
              </w:rPr>
              <w:t>4,547.10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0AB609" w14:textId="77777777" w:rsidR="00F879B8" w:rsidRDefault="00984543">
            <w:pPr>
              <w:widowControl w:val="0"/>
              <w:rPr>
                <w:sz w:val="20"/>
                <w:szCs w:val="20"/>
              </w:rPr>
            </w:pPr>
            <w:r>
              <w:rPr>
                <w:sz w:val="20"/>
                <w:szCs w:val="20"/>
              </w:rPr>
              <w:t>Low</w:t>
            </w:r>
          </w:p>
        </w:tc>
      </w:tr>
      <w:tr w:rsidR="00F879B8" w14:paraId="11161514"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836374" w14:textId="77777777" w:rsidR="00F879B8" w:rsidRDefault="00984543">
            <w:pPr>
              <w:widowControl w:val="0"/>
              <w:rPr>
                <w:sz w:val="20"/>
                <w:szCs w:val="20"/>
              </w:rPr>
            </w:pPr>
            <w:r>
              <w:rPr>
                <w:sz w:val="20"/>
                <w:szCs w:val="20"/>
              </w:rPr>
              <w:t>Kosovo</w:t>
            </w:r>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8B177B" w14:textId="77777777" w:rsidR="00F879B8" w:rsidRDefault="00984543">
            <w:pPr>
              <w:widowControl w:val="0"/>
              <w:rPr>
                <w:sz w:val="20"/>
                <w:szCs w:val="20"/>
              </w:rPr>
            </w:pPr>
            <w:r>
              <w:rPr>
                <w:sz w:val="20"/>
                <w:szCs w:val="20"/>
              </w:rPr>
              <w:t>4,346.60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10A851" w14:textId="77777777" w:rsidR="00F879B8" w:rsidRDefault="00984543">
            <w:pPr>
              <w:widowControl w:val="0"/>
              <w:rPr>
                <w:sz w:val="20"/>
                <w:szCs w:val="20"/>
              </w:rPr>
            </w:pPr>
            <w:r>
              <w:rPr>
                <w:sz w:val="20"/>
                <w:szCs w:val="20"/>
              </w:rPr>
              <w:t>Low</w:t>
            </w:r>
          </w:p>
        </w:tc>
      </w:tr>
      <w:tr w:rsidR="00F879B8" w14:paraId="107E7A13"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335817" w14:textId="77777777" w:rsidR="00F879B8" w:rsidRDefault="00984543">
            <w:pPr>
              <w:widowControl w:val="0"/>
              <w:rPr>
                <w:sz w:val="20"/>
                <w:szCs w:val="20"/>
              </w:rPr>
            </w:pPr>
            <w:commentRangeStart w:id="117"/>
            <w:r>
              <w:rPr>
                <w:sz w:val="20"/>
                <w:szCs w:val="20"/>
              </w:rPr>
              <w:t>Ukraine</w:t>
            </w:r>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C72A32" w14:textId="77777777" w:rsidR="00F879B8" w:rsidRDefault="00984543">
            <w:pPr>
              <w:widowControl w:val="0"/>
              <w:rPr>
                <w:sz w:val="20"/>
                <w:szCs w:val="20"/>
              </w:rPr>
            </w:pPr>
            <w:r>
              <w:rPr>
                <w:sz w:val="20"/>
                <w:szCs w:val="20"/>
              </w:rPr>
              <w:t>3,724.90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AA90B7" w14:textId="77777777" w:rsidR="00F879B8" w:rsidRDefault="00984543">
            <w:pPr>
              <w:widowControl w:val="0"/>
              <w:rPr>
                <w:sz w:val="20"/>
                <w:szCs w:val="20"/>
              </w:rPr>
            </w:pPr>
            <w:r>
              <w:rPr>
                <w:sz w:val="20"/>
                <w:szCs w:val="20"/>
              </w:rPr>
              <w:t>Low</w:t>
            </w:r>
          </w:p>
        </w:tc>
      </w:tr>
      <w:commentRangeEnd w:id="117"/>
      <w:tr w:rsidR="00F879B8" w14:paraId="668ADB88" w14:textId="77777777">
        <w:trPr>
          <w:trHeight w:val="315"/>
        </w:trPr>
        <w:tc>
          <w:tcPr>
            <w:tcW w:w="30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1DEA37" w14:textId="77777777" w:rsidR="00F879B8" w:rsidRDefault="00984543">
            <w:pPr>
              <w:widowControl w:val="0"/>
              <w:rPr>
                <w:sz w:val="20"/>
                <w:szCs w:val="20"/>
              </w:rPr>
            </w:pPr>
            <w:r>
              <w:commentReference w:id="117"/>
            </w:r>
            <w:proofErr w:type="spellStart"/>
            <w:r>
              <w:rPr>
                <w:sz w:val="20"/>
                <w:szCs w:val="20"/>
              </w:rPr>
              <w:t>Uzbekistan</w:t>
            </w:r>
            <w:proofErr w:type="spellEnd"/>
          </w:p>
        </w:tc>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AF2C7B" w14:textId="77777777" w:rsidR="00F879B8" w:rsidRDefault="00984543">
            <w:pPr>
              <w:widowControl w:val="0"/>
              <w:rPr>
                <w:sz w:val="20"/>
                <w:szCs w:val="20"/>
              </w:rPr>
            </w:pPr>
            <w:r>
              <w:rPr>
                <w:sz w:val="20"/>
                <w:szCs w:val="20"/>
              </w:rPr>
              <w:t>1,750.70</w:t>
            </w:r>
          </w:p>
        </w:tc>
        <w:tc>
          <w:tcPr>
            <w:tcW w:w="26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4A1EC2" w14:textId="77777777" w:rsidR="00F879B8" w:rsidRDefault="00984543">
            <w:pPr>
              <w:widowControl w:val="0"/>
              <w:rPr>
                <w:sz w:val="20"/>
                <w:szCs w:val="20"/>
              </w:rPr>
            </w:pPr>
            <w:r>
              <w:rPr>
                <w:sz w:val="20"/>
                <w:szCs w:val="20"/>
              </w:rPr>
              <w:t>Low</w:t>
            </w:r>
          </w:p>
        </w:tc>
      </w:tr>
    </w:tbl>
    <w:p w14:paraId="7814CF56" w14:textId="77777777" w:rsidR="00F879B8" w:rsidRDefault="00F879B8">
      <w:pPr>
        <w:spacing w:line="360" w:lineRule="auto"/>
        <w:rPr>
          <w:b/>
        </w:rPr>
      </w:pPr>
    </w:p>
    <w:sectPr w:rsidR="00F879B8">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ia Wittmann" w:date="2022-03-29T10:43:00Z" w:initials="">
    <w:p w14:paraId="54EE0912" w14:textId="77777777" w:rsidR="00152DBE" w:rsidRDefault="00152DBE">
      <w:pPr>
        <w:widowControl w:val="0"/>
        <w:pBdr>
          <w:top w:val="nil"/>
          <w:left w:val="nil"/>
          <w:bottom w:val="nil"/>
          <w:right w:val="nil"/>
          <w:between w:val="nil"/>
        </w:pBdr>
        <w:spacing w:line="240" w:lineRule="auto"/>
        <w:rPr>
          <w:color w:val="000000"/>
        </w:rPr>
      </w:pPr>
      <w:r>
        <w:rPr>
          <w:color w:val="000000"/>
        </w:rPr>
        <w:t>https://edmgr.ovid.com/eja/accounts/ifauth.htm</w:t>
      </w:r>
    </w:p>
  </w:comment>
  <w:comment w:id="1" w:author="Wietasch, JKG (anest)" w:date="2022-05-29T21:36:00Z" w:initials="WJ(">
    <w:p w14:paraId="43975D61" w14:textId="650A764F" w:rsidR="00152DBE" w:rsidRDefault="00152DBE" w:rsidP="0033423D">
      <w:pPr>
        <w:pStyle w:val="CommentText"/>
        <w:ind w:left="720" w:hanging="720"/>
      </w:pPr>
      <w:r>
        <w:rPr>
          <w:rStyle w:val="CommentReference"/>
        </w:rPr>
        <w:annotationRef/>
      </w:r>
      <w:r>
        <w:rPr>
          <w:rStyle w:val="CommentReference"/>
        </w:rPr>
        <w:t>D</w:t>
      </w:r>
      <w:r>
        <w:t>igital online ist schon beinahe ein Pleonasmus, eins von beiden reich meine ich.</w:t>
      </w:r>
    </w:p>
  </w:comment>
  <w:comment w:id="2" w:author="Claudia Neumann" w:date="2022-06-10T12:48:00Z" w:initials="CN">
    <w:p w14:paraId="32B04606" w14:textId="610250F6" w:rsidR="00152DBE" w:rsidRPr="003C497A" w:rsidRDefault="00152DBE">
      <w:pPr>
        <w:pStyle w:val="CommentText"/>
        <w:rPr>
          <w:lang w:val="en-US"/>
        </w:rPr>
      </w:pPr>
      <w:r>
        <w:rPr>
          <w:rStyle w:val="CommentReference"/>
        </w:rPr>
        <w:annotationRef/>
      </w:r>
      <w:r w:rsidRPr="003C497A">
        <w:rPr>
          <w:lang w:val="en-US"/>
        </w:rPr>
        <w:t xml:space="preserve">Oder: Remote and online consent of </w:t>
      </w:r>
      <w:proofErr w:type="spellStart"/>
      <w:r w:rsidRPr="003C497A">
        <w:rPr>
          <w:lang w:val="en-US"/>
        </w:rPr>
        <w:t>anaesthesia</w:t>
      </w:r>
      <w:proofErr w:type="spellEnd"/>
      <w:r w:rsidRPr="003C497A">
        <w:rPr>
          <w:lang w:val="en-US"/>
        </w:rPr>
        <w:t xml:space="preserve"> patients????</w:t>
      </w:r>
    </w:p>
  </w:comment>
  <w:comment w:id="3" w:author="Wietasch, JKG (anest)" w:date="2022-05-29T21:20:00Z" w:initials="WJ(">
    <w:p w14:paraId="10511FD6" w14:textId="77777777" w:rsidR="00152DBE" w:rsidRDefault="00152DBE" w:rsidP="00801739">
      <w:pPr>
        <w:pStyle w:val="CommentText"/>
      </w:pPr>
      <w:r>
        <w:rPr>
          <w:rStyle w:val="CommentReference"/>
        </w:rPr>
        <w:annotationRef/>
      </w:r>
      <w:r>
        <w:t xml:space="preserve">J.K.G. </w:t>
      </w:r>
      <w:proofErr w:type="spellStart"/>
      <w:r>
        <w:t>Wietasch</w:t>
      </w:r>
      <w:proofErr w:type="spellEnd"/>
      <w:r>
        <w:t>; https://orcid.org/</w:t>
      </w:r>
    </w:p>
    <w:p w14:paraId="2ACFFB84" w14:textId="133F01A1" w:rsidR="00152DBE" w:rsidRDefault="00152DBE" w:rsidP="00801739">
      <w:pPr>
        <w:pStyle w:val="CommentText"/>
      </w:pPr>
      <w:r>
        <w:t>0000-0001-8001-5648</w:t>
      </w:r>
    </w:p>
  </w:comment>
  <w:comment w:id="5" w:author="Coburn, Mark" w:date="2022-05-24T09:33:00Z" w:initials="CM">
    <w:p w14:paraId="4E7E19CB" w14:textId="45FCCB12" w:rsidR="00152DBE" w:rsidRPr="009C105A" w:rsidRDefault="00152DBE">
      <w:pPr>
        <w:pStyle w:val="CommentText"/>
      </w:pPr>
      <w:r>
        <w:rPr>
          <w:rStyle w:val="CommentReference"/>
        </w:rPr>
        <w:annotationRef/>
      </w:r>
      <w:proofErr w:type="spellStart"/>
      <w:r w:rsidRPr="009C105A">
        <w:t>aim</w:t>
      </w:r>
      <w:proofErr w:type="spellEnd"/>
      <w:r w:rsidRPr="009C105A">
        <w:t xml:space="preserve"> </w:t>
      </w:r>
      <w:proofErr w:type="spellStart"/>
      <w:r w:rsidRPr="009C105A">
        <w:t>of</w:t>
      </w:r>
      <w:proofErr w:type="spellEnd"/>
      <w:r w:rsidRPr="009C105A">
        <w:t xml:space="preserve"> </w:t>
      </w:r>
      <w:proofErr w:type="spellStart"/>
      <w:r w:rsidRPr="009C105A">
        <w:t>the</w:t>
      </w:r>
      <w:proofErr w:type="spellEnd"/>
      <w:r w:rsidRPr="009C105A">
        <w:t xml:space="preserve"> </w:t>
      </w:r>
      <w:proofErr w:type="spellStart"/>
      <w:r w:rsidRPr="009C105A">
        <w:t>study</w:t>
      </w:r>
      <w:proofErr w:type="spellEnd"/>
      <w:r w:rsidRPr="009C105A">
        <w:t xml:space="preserve"> am Ende der Einleitung</w:t>
      </w:r>
    </w:p>
  </w:comment>
  <w:comment w:id="6" w:author="Claudia Neumann" w:date="2022-06-09T13:15:00Z" w:initials="CN">
    <w:p w14:paraId="4CD234ED" w14:textId="1C0FB25B" w:rsidR="00152DBE" w:rsidRDefault="00152DBE">
      <w:pPr>
        <w:pStyle w:val="CommentText"/>
      </w:pPr>
      <w:r>
        <w:rPr>
          <w:rStyle w:val="CommentReference"/>
        </w:rPr>
        <w:annotationRef/>
      </w:r>
      <w:r>
        <w:t>Also den 2. Satz hier löschen und bei „</w:t>
      </w:r>
      <w:proofErr w:type="spellStart"/>
      <w:r>
        <w:t>Conclusion</w:t>
      </w:r>
      <w:proofErr w:type="spellEnd"/>
      <w:r>
        <w:t>“ einfügen?</w:t>
      </w:r>
    </w:p>
  </w:comment>
  <w:comment w:id="4" w:author="Wietasch, JKG (anest)" w:date="2022-05-29T21:24:00Z" w:initials="WJ(">
    <w:p w14:paraId="3A282996" w14:textId="31975EB7" w:rsidR="00152DBE" w:rsidRDefault="00152DBE">
      <w:pPr>
        <w:pStyle w:val="CommentText"/>
      </w:pPr>
      <w:r>
        <w:rPr>
          <w:rStyle w:val="CommentReference"/>
        </w:rPr>
        <w:annotationRef/>
      </w:r>
      <w:r>
        <w:t xml:space="preserve">Im zweiten Satz würde ich dann schon die Wichtigkeit für die </w:t>
      </w:r>
      <w:proofErr w:type="spellStart"/>
      <w:r>
        <w:t>Anesthesiologie</w:t>
      </w:r>
      <w:proofErr w:type="spellEnd"/>
      <w:r>
        <w:t xml:space="preserve"> / Patientenaufklärung hervorheben. Dann erst die technischen Entwicklungen.</w:t>
      </w:r>
    </w:p>
  </w:comment>
  <w:comment w:id="8" w:author="Wietasch, JKG (anest)" w:date="2022-05-29T22:34:00Z" w:initials="WJ(">
    <w:p w14:paraId="79F33D45" w14:textId="77777777" w:rsidR="00152DBE" w:rsidRDefault="00152DBE" w:rsidP="008F7D42">
      <w:pPr>
        <w:pStyle w:val="CommentText"/>
      </w:pPr>
      <w:r>
        <w:rPr>
          <w:rStyle w:val="CommentReference"/>
        </w:rPr>
        <w:annotationRef/>
      </w:r>
      <w:r>
        <w:t xml:space="preserve">Ganz schön lang – vielleicht noch ein </w:t>
      </w:r>
      <w:proofErr w:type="spellStart"/>
      <w:r>
        <w:t>Acronym</w:t>
      </w:r>
      <w:proofErr w:type="spellEnd"/>
      <w:r>
        <w:t xml:space="preserve"> bedenken?</w:t>
      </w:r>
    </w:p>
  </w:comment>
  <w:comment w:id="9" w:author="Coburn, Mark" w:date="2022-05-24T10:03:00Z" w:initials="CM">
    <w:p w14:paraId="03828166" w14:textId="77777777" w:rsidR="00152DBE" w:rsidRDefault="00152DBE" w:rsidP="008F7D42">
      <w:pPr>
        <w:pStyle w:val="CommentText"/>
      </w:pPr>
      <w:r>
        <w:rPr>
          <w:rStyle w:val="CommentReference"/>
        </w:rPr>
        <w:annotationRef/>
      </w:r>
      <w:r>
        <w:t xml:space="preserve">den Namen liest man hier zum ersten </w:t>
      </w:r>
      <w:proofErr w:type="spellStart"/>
      <w:r>
        <w:t>mal</w:t>
      </w:r>
      <w:proofErr w:type="spellEnd"/>
      <w:r>
        <w:t>…das muss vorher bei Methoden kommen</w:t>
      </w:r>
    </w:p>
  </w:comment>
  <w:comment w:id="10" w:author="Claudia Neumann" w:date="2022-06-09T13:14:00Z" w:initials="CN">
    <w:p w14:paraId="3713DE65" w14:textId="3A5793E9" w:rsidR="00152DBE" w:rsidRDefault="00152DBE">
      <w:pPr>
        <w:pStyle w:val="CommentText"/>
      </w:pPr>
      <w:r>
        <w:rPr>
          <w:rStyle w:val="CommentReference"/>
        </w:rPr>
        <w:annotationRef/>
      </w:r>
      <w:r>
        <w:t>Eingefügt</w:t>
      </w:r>
    </w:p>
  </w:comment>
  <w:comment w:id="11" w:author="Wietasch, JKG (anest)" w:date="2022-05-29T21:29:00Z" w:initials="WJ(">
    <w:p w14:paraId="501EFACF" w14:textId="0FE3BE72" w:rsidR="00152DBE" w:rsidRDefault="00152DBE">
      <w:pPr>
        <w:pStyle w:val="CommentText"/>
      </w:pPr>
      <w:r>
        <w:rPr>
          <w:rStyle w:val="CommentReference"/>
        </w:rPr>
        <w:annotationRef/>
      </w:r>
      <w:r>
        <w:t>Zwei Sätze draus machen. Im zweiten dann mögliche Ursachen nennen, gibt’s noch mehr?</w:t>
      </w:r>
    </w:p>
  </w:comment>
  <w:comment w:id="15" w:author="Wietasch, JKG (anest)" w:date="2022-05-29T21:31:00Z" w:initials="WJ(">
    <w:p w14:paraId="2F0DD5EF" w14:textId="51FF20BA" w:rsidR="00152DBE" w:rsidRDefault="00152DBE">
      <w:pPr>
        <w:pStyle w:val="CommentText"/>
      </w:pPr>
      <w:r>
        <w:rPr>
          <w:rStyle w:val="CommentReference"/>
        </w:rPr>
        <w:annotationRef/>
      </w:r>
      <w:r>
        <w:t>Ist das nicht etwas anderes? Ich würde noch etwas mit ‚</w:t>
      </w:r>
      <w:proofErr w:type="spellStart"/>
      <w:r>
        <w:t>patient</w:t>
      </w:r>
      <w:proofErr w:type="spellEnd"/>
      <w:r>
        <w:t xml:space="preserve"> </w:t>
      </w:r>
      <w:proofErr w:type="spellStart"/>
      <w:r>
        <w:t>communication</w:t>
      </w:r>
      <w:proofErr w:type="spellEnd"/>
      <w:r>
        <w:t>‘ angeben.</w:t>
      </w:r>
    </w:p>
  </w:comment>
  <w:comment w:id="16" w:author="Claudia Neumann" w:date="2022-06-10T12:53:00Z" w:initials="CN">
    <w:p w14:paraId="1C95E6A7" w14:textId="0446612D" w:rsidR="00152DBE" w:rsidRDefault="00152DBE">
      <w:pPr>
        <w:pStyle w:val="CommentText"/>
      </w:pPr>
      <w:r>
        <w:rPr>
          <w:rStyle w:val="CommentReference"/>
        </w:rPr>
        <w:annotationRef/>
      </w:r>
      <w:r>
        <w:t>Besser remote?</w:t>
      </w:r>
    </w:p>
  </w:comment>
  <w:comment w:id="17" w:author="Wietasch, JKG (anest)" w:date="2022-05-29T21:38:00Z" w:initials="WJ(">
    <w:p w14:paraId="5D69919C" w14:textId="066E8B51" w:rsidR="00152DBE" w:rsidRDefault="00152DBE">
      <w:pPr>
        <w:pStyle w:val="CommentText"/>
      </w:pPr>
      <w:r>
        <w:rPr>
          <w:rStyle w:val="CommentReference"/>
        </w:rPr>
        <w:annotationRef/>
      </w:r>
      <w:r>
        <w:t xml:space="preserve">Ein langer einstieg um zum </w:t>
      </w:r>
      <w:proofErr w:type="spellStart"/>
      <w:r>
        <w:t>Informed</w:t>
      </w:r>
      <w:proofErr w:type="spellEnd"/>
      <w:r>
        <w:t xml:space="preserve"> </w:t>
      </w:r>
      <w:proofErr w:type="spellStart"/>
      <w:r>
        <w:t>Consent</w:t>
      </w:r>
      <w:proofErr w:type="spellEnd"/>
      <w:r>
        <w:t xml:space="preserve"> zu komme, ich möchte vorschlagen um, vergleichbar dem Abstract hier viel schneller mit zu beginnen und dann erst auf die verschiedenen </w:t>
      </w:r>
      <w:proofErr w:type="spellStart"/>
      <w:r>
        <w:t>aspekte</w:t>
      </w:r>
      <w:proofErr w:type="spellEnd"/>
      <w:r>
        <w:t xml:space="preserve"> einzugehen. Die Verbindung mit kürzerem Krankenhausaufenthalt ist mir noch nicht deutlich. Man könnte eher sagen das die digital Aufklärung beiträgt zur physischen Entlastung des Krankenhauses, des Verkehrssystems und </w:t>
      </w:r>
      <w:proofErr w:type="spellStart"/>
      <w:r>
        <w:t>vorallem</w:t>
      </w:r>
      <w:proofErr w:type="spellEnd"/>
      <w:r>
        <w:t xml:space="preserve"> weniger Belastung für den Patient.</w:t>
      </w:r>
    </w:p>
  </w:comment>
  <w:comment w:id="18" w:author="Claudia Neumann" w:date="2022-06-10T12:55:00Z" w:initials="CN">
    <w:p w14:paraId="1B0AA875" w14:textId="06BABBE4" w:rsidR="00152DBE" w:rsidRDefault="00152DBE">
      <w:pPr>
        <w:pStyle w:val="CommentText"/>
      </w:pPr>
      <w:r>
        <w:rPr>
          <w:rStyle w:val="CommentReference"/>
        </w:rPr>
        <w:annotationRef/>
      </w:r>
      <w:r>
        <w:t>Die Vorteile für den Patienten sind ja unten erwähnt. Weiß nicht, ob Entlastung des Verkehrssystems so ein gutes Argument ist.</w:t>
      </w:r>
      <w:r w:rsidR="001435F6">
        <w:t xml:space="preserve"> Und die Entlastung des KH  ist durch streamline </w:t>
      </w:r>
      <w:proofErr w:type="spellStart"/>
      <w:r w:rsidR="001435F6">
        <w:t>processes</w:t>
      </w:r>
      <w:proofErr w:type="spellEnd"/>
      <w:r w:rsidR="001435F6">
        <w:t xml:space="preserve"> erwähnt</w:t>
      </w:r>
    </w:p>
    <w:p w14:paraId="44C6BBC5" w14:textId="62D529FB" w:rsidR="001435F6" w:rsidRDefault="001435F6">
      <w:pPr>
        <w:pStyle w:val="CommentText"/>
      </w:pPr>
      <w:r>
        <w:t xml:space="preserve">Ergänzen: „not least </w:t>
      </w:r>
      <w:proofErr w:type="spellStart"/>
      <w:r>
        <w:t>to</w:t>
      </w:r>
      <w:proofErr w:type="spellEnd"/>
      <w:r>
        <w:t xml:space="preserve"> </w:t>
      </w:r>
      <w:proofErr w:type="spellStart"/>
      <w:r>
        <w:t>relieve</w:t>
      </w:r>
      <w:proofErr w:type="spellEnd"/>
      <w:r>
        <w:t xml:space="preserve"> </w:t>
      </w:r>
      <w:proofErr w:type="spellStart"/>
      <w:r>
        <w:t>the</w:t>
      </w:r>
      <w:proofErr w:type="spellEnd"/>
      <w:r>
        <w:t xml:space="preserve"> </w:t>
      </w:r>
      <w:proofErr w:type="spellStart"/>
      <w:r>
        <w:t>general</w:t>
      </w:r>
      <w:proofErr w:type="spellEnd"/>
      <w:r>
        <w:t xml:space="preserve"> </w:t>
      </w:r>
      <w:proofErr w:type="spellStart"/>
      <w:r>
        <w:t>burden</w:t>
      </w:r>
      <w:proofErr w:type="spellEnd"/>
      <w:r>
        <w:t xml:space="preserve"> on </w:t>
      </w:r>
      <w:proofErr w:type="spellStart"/>
      <w:r>
        <w:t>hospitals</w:t>
      </w:r>
      <w:proofErr w:type="spellEnd"/>
      <w:r>
        <w:t>“?</w:t>
      </w:r>
    </w:p>
  </w:comment>
  <w:comment w:id="20" w:author="Claudia Neumann" w:date="2022-06-09T13:21:00Z" w:initials="CN">
    <w:p w14:paraId="1353CA25" w14:textId="2385BA48" w:rsidR="00152DBE" w:rsidRDefault="00152DBE">
      <w:pPr>
        <w:pStyle w:val="CommentText"/>
      </w:pPr>
      <w:r>
        <w:rPr>
          <w:rStyle w:val="CommentReference"/>
        </w:rPr>
        <w:annotationRef/>
      </w:r>
      <w:r>
        <w:t>Vorschlag zu Marks Kommentar von oben</w:t>
      </w:r>
    </w:p>
  </w:comment>
  <w:comment w:id="19" w:author="Coburn, Mark" w:date="2022-05-24T09:42:00Z" w:initials="CM">
    <w:p w14:paraId="2763D409" w14:textId="30FF8687" w:rsidR="00152DBE" w:rsidRDefault="00152DBE">
      <w:pPr>
        <w:pStyle w:val="CommentText"/>
      </w:pPr>
      <w:r>
        <w:rPr>
          <w:rStyle w:val="CommentReference"/>
        </w:rPr>
        <w:annotationRef/>
      </w:r>
      <w:r>
        <w:t>Wie oben sollte der Abstract mit einer Hypothese/Fragestellung enden.</w:t>
      </w:r>
    </w:p>
  </w:comment>
  <w:comment w:id="25" w:author="Coburn, Mark" w:date="2022-05-24T09:57:00Z" w:initials="CM">
    <w:p w14:paraId="1AFED124" w14:textId="73C9EB52" w:rsidR="00152DBE" w:rsidRDefault="00152DBE">
      <w:pPr>
        <w:pStyle w:val="CommentText"/>
      </w:pPr>
      <w:r>
        <w:rPr>
          <w:rStyle w:val="CommentReference"/>
        </w:rPr>
        <w:annotationRef/>
      </w:r>
      <w:r>
        <w:t xml:space="preserve">die Frage ging an die </w:t>
      </w:r>
      <w:proofErr w:type="spellStart"/>
      <w:r>
        <w:t>Kollgen</w:t>
      </w:r>
      <w:proofErr w:type="spellEnd"/>
      <w:r>
        <w:t xml:space="preserve"> und deren Meinung. Das </w:t>
      </w:r>
      <w:proofErr w:type="spellStart"/>
      <w:r>
        <w:t>heist</w:t>
      </w:r>
      <w:proofErr w:type="spellEnd"/>
      <w:r>
        <w:t xml:space="preserve"> nicht, dass die Meinung der Rechtsgrundlage entspricht. </w:t>
      </w:r>
    </w:p>
  </w:comment>
  <w:comment w:id="26" w:author="Claudia Neumann" w:date="2022-05-27T13:51:00Z" w:initials="CN">
    <w:p w14:paraId="62ED9710" w14:textId="2A99C766" w:rsidR="00152DBE" w:rsidRPr="003C497A" w:rsidRDefault="00152DBE">
      <w:pPr>
        <w:pStyle w:val="CommentText"/>
        <w:rPr>
          <w:lang w:val="en-US"/>
        </w:rPr>
      </w:pPr>
      <w:r>
        <w:rPr>
          <w:rStyle w:val="CommentReference"/>
        </w:rPr>
        <w:annotationRef/>
      </w:r>
      <w:proofErr w:type="spellStart"/>
      <w:r w:rsidRPr="003C497A">
        <w:rPr>
          <w:lang w:val="en-US"/>
        </w:rPr>
        <w:t>Vorschlag</w:t>
      </w:r>
      <w:proofErr w:type="spellEnd"/>
      <w:r w:rsidRPr="003C497A">
        <w:rPr>
          <w:lang w:val="en-US"/>
        </w:rPr>
        <w:t>……</w:t>
      </w:r>
    </w:p>
  </w:comment>
  <w:comment w:id="27" w:author="Wietasch, JKG (anest)" w:date="2022-05-29T22:28:00Z" w:initials="WJ(">
    <w:p w14:paraId="4CDEF6EB" w14:textId="26195A86" w:rsidR="00152DBE" w:rsidRPr="003C497A" w:rsidRDefault="00152DBE">
      <w:pPr>
        <w:pStyle w:val="CommentText"/>
        <w:rPr>
          <w:lang w:val="en-US"/>
        </w:rPr>
      </w:pPr>
      <w:r>
        <w:rPr>
          <w:rStyle w:val="CommentReference"/>
        </w:rPr>
        <w:annotationRef/>
      </w:r>
      <w:r w:rsidRPr="003C497A">
        <w:rPr>
          <w:lang w:val="en-US"/>
        </w:rPr>
        <w:t xml:space="preserve">Prima, </w:t>
      </w:r>
      <w:proofErr w:type="spellStart"/>
      <w:r w:rsidRPr="003C497A">
        <w:rPr>
          <w:lang w:val="en-US"/>
        </w:rPr>
        <w:t>evtl</w:t>
      </w:r>
      <w:proofErr w:type="spellEnd"/>
      <w:r w:rsidRPr="003C497A">
        <w:rPr>
          <w:lang w:val="en-US"/>
        </w:rPr>
        <w:t xml:space="preserve"> ‚to their best of their knowledge“</w:t>
      </w:r>
    </w:p>
  </w:comment>
  <w:comment w:id="28" w:author="Claudia Neumann" w:date="2022-06-09T12:44:00Z" w:initials="CN">
    <w:p w14:paraId="7E9C3340" w14:textId="1280D380" w:rsidR="00152DBE" w:rsidRDefault="00152DBE">
      <w:pPr>
        <w:pStyle w:val="CommentText"/>
      </w:pPr>
      <w:r>
        <w:rPr>
          <w:rStyle w:val="CommentReference"/>
        </w:rPr>
        <w:annotationRef/>
      </w:r>
      <w:r>
        <w:t>Ist eingefügt ;-) Einverstanden?</w:t>
      </w:r>
    </w:p>
  </w:comment>
  <w:comment w:id="35" w:author="Schleifer Grigorij" w:date="2022-04-21T09:07:00Z" w:initials="">
    <w:p w14:paraId="4ADEDD4B" w14:textId="77777777" w:rsidR="00152DBE" w:rsidRDefault="00152DBE">
      <w:pPr>
        <w:widowControl w:val="0"/>
        <w:pBdr>
          <w:top w:val="nil"/>
          <w:left w:val="nil"/>
          <w:bottom w:val="nil"/>
          <w:right w:val="nil"/>
          <w:between w:val="nil"/>
        </w:pBdr>
        <w:spacing w:line="240" w:lineRule="auto"/>
        <w:rPr>
          <w:color w:val="000000"/>
        </w:rPr>
      </w:pPr>
      <w:r>
        <w:rPr>
          <w:color w:val="000000"/>
        </w:rPr>
        <w:t>https://scholarworks.umass.edu/cgi/viewcontent.cgi?article=1269&amp;context=pare</w:t>
      </w:r>
    </w:p>
    <w:p w14:paraId="62DC5358" w14:textId="77777777" w:rsidR="00152DBE" w:rsidRDefault="00152DBE">
      <w:pPr>
        <w:widowControl w:val="0"/>
        <w:pBdr>
          <w:top w:val="nil"/>
          <w:left w:val="nil"/>
          <w:bottom w:val="nil"/>
          <w:right w:val="nil"/>
          <w:between w:val="nil"/>
        </w:pBdr>
        <w:spacing w:line="240" w:lineRule="auto"/>
        <w:rPr>
          <w:color w:val="000000"/>
        </w:rPr>
      </w:pPr>
    </w:p>
    <w:p w14:paraId="397653A6" w14:textId="77777777" w:rsidR="00152DBE" w:rsidRDefault="00152DBE">
      <w:pPr>
        <w:widowControl w:val="0"/>
        <w:pBdr>
          <w:top w:val="nil"/>
          <w:left w:val="nil"/>
          <w:bottom w:val="nil"/>
          <w:right w:val="nil"/>
          <w:between w:val="nil"/>
        </w:pBdr>
        <w:spacing w:line="240" w:lineRule="auto"/>
        <w:rPr>
          <w:color w:val="000000"/>
        </w:rPr>
      </w:pPr>
      <w:r>
        <w:rPr>
          <w:color w:val="000000"/>
        </w:rPr>
        <w:t>https://www.statisticshowto.com/what-is-a-standardized-residuals/</w:t>
      </w:r>
    </w:p>
  </w:comment>
  <w:comment w:id="36" w:author="Coburn, Mark" w:date="2022-05-24T10:01:00Z" w:initials="CM">
    <w:p w14:paraId="46987C6E" w14:textId="284BCB39" w:rsidR="00152DBE" w:rsidRDefault="00152DBE">
      <w:pPr>
        <w:pStyle w:val="CommentText"/>
      </w:pPr>
      <w:r>
        <w:rPr>
          <w:rStyle w:val="CommentReference"/>
        </w:rPr>
        <w:annotationRef/>
      </w:r>
      <w:r>
        <w:t>Das kommt in die Tabellen/Figure Legende</w:t>
      </w:r>
    </w:p>
  </w:comment>
  <w:comment w:id="39" w:author="Coburn, Mark" w:date="2022-05-24T10:01:00Z" w:initials="CM">
    <w:p w14:paraId="3A523C39" w14:textId="62FD5790" w:rsidR="00152DBE" w:rsidRDefault="00152DBE">
      <w:pPr>
        <w:pStyle w:val="CommentText"/>
      </w:pPr>
      <w:r>
        <w:rPr>
          <w:rStyle w:val="CommentReference"/>
        </w:rPr>
        <w:annotationRef/>
      </w:r>
      <w:r>
        <w:t xml:space="preserve">Davon ist bisher nichts beschrieben, was war denn die null </w:t>
      </w:r>
      <w:proofErr w:type="spellStart"/>
      <w:r>
        <w:t>hypothesis</w:t>
      </w:r>
      <w:proofErr w:type="spellEnd"/>
      <w:r>
        <w:t>?</w:t>
      </w:r>
    </w:p>
  </w:comment>
  <w:comment w:id="37" w:author="Schleifer Grigorij" w:date="2022-04-21T10:14:00Z" w:initials="">
    <w:p w14:paraId="0B73EABD" w14:textId="77777777" w:rsidR="00152DBE" w:rsidRPr="00C61938" w:rsidRDefault="00152DBE">
      <w:pPr>
        <w:widowControl w:val="0"/>
        <w:pBdr>
          <w:top w:val="nil"/>
          <w:left w:val="nil"/>
          <w:bottom w:val="nil"/>
          <w:right w:val="nil"/>
          <w:between w:val="nil"/>
        </w:pBdr>
        <w:spacing w:line="240" w:lineRule="auto"/>
        <w:rPr>
          <w:color w:val="000000"/>
          <w:lang w:val="en-GB"/>
        </w:rPr>
      </w:pPr>
      <w:proofErr w:type="spellStart"/>
      <w:r w:rsidRPr="00C61938">
        <w:rPr>
          <w:color w:val="000000"/>
          <w:lang w:val="en-GB"/>
        </w:rPr>
        <w:t>Zitat</w:t>
      </w:r>
      <w:proofErr w:type="spellEnd"/>
      <w:r w:rsidRPr="00C61938">
        <w:rPr>
          <w:color w:val="000000"/>
          <w:lang w:val="en-GB"/>
        </w:rPr>
        <w:t>: </w:t>
      </w:r>
      <w:proofErr w:type="spellStart"/>
      <w:r w:rsidRPr="00C61938">
        <w:rPr>
          <w:color w:val="000000"/>
          <w:lang w:val="en-GB"/>
        </w:rPr>
        <w:t>Agresti</w:t>
      </w:r>
      <w:proofErr w:type="spellEnd"/>
      <w:r w:rsidRPr="00C61938">
        <w:rPr>
          <w:color w:val="000000"/>
          <w:lang w:val="en-GB"/>
        </w:rPr>
        <w:t>, A. (2002). Categorical Data Analysis (2nd Ed.). New York: Wiley.</w:t>
      </w:r>
    </w:p>
  </w:comment>
  <w:comment w:id="38" w:author="Schleifer Grigorij" w:date="2022-04-21T10:19:00Z" w:initials="">
    <w:p w14:paraId="7901098E" w14:textId="77777777" w:rsidR="00152DBE" w:rsidRPr="00C61938" w:rsidRDefault="00152DBE">
      <w:pPr>
        <w:widowControl w:val="0"/>
        <w:pBdr>
          <w:top w:val="nil"/>
          <w:left w:val="nil"/>
          <w:bottom w:val="nil"/>
          <w:right w:val="nil"/>
          <w:between w:val="nil"/>
        </w:pBdr>
        <w:spacing w:line="240" w:lineRule="auto"/>
        <w:rPr>
          <w:color w:val="000000"/>
          <w:lang w:val="en-GB"/>
        </w:rPr>
      </w:pPr>
      <w:r w:rsidRPr="00C61938">
        <w:rPr>
          <w:color w:val="000000"/>
          <w:lang w:val="en-GB"/>
        </w:rPr>
        <w:t>https://reneues.files.wordpress.com/2010/01/categorical-data-analysis-alan-agresti.pdf</w:t>
      </w:r>
    </w:p>
  </w:comment>
  <w:comment w:id="41" w:author="Dishalen Cudian" w:date="2022-05-25T20:18:00Z" w:initials="DC">
    <w:p w14:paraId="7FC3E072" w14:textId="49E72C37" w:rsidR="00152DBE" w:rsidRDefault="00152DBE">
      <w:pPr>
        <w:pStyle w:val="CommentText"/>
      </w:pPr>
      <w:r>
        <w:rPr>
          <w:rStyle w:val="CommentReference"/>
        </w:rPr>
        <w:annotationRef/>
      </w:r>
      <w:r>
        <w:t>Error 404- funktioniert nicht</w:t>
      </w:r>
    </w:p>
  </w:comment>
  <w:comment w:id="42" w:author="Wietasch, JKG (anest)" w:date="2022-05-29T22:32:00Z" w:initials="WJ(">
    <w:p w14:paraId="52CF8BF3" w14:textId="7E12D2D6" w:rsidR="00152DBE" w:rsidRDefault="00152DBE">
      <w:pPr>
        <w:pStyle w:val="CommentText"/>
      </w:pPr>
      <w:r>
        <w:rPr>
          <w:rStyle w:val="CommentReference"/>
        </w:rPr>
        <w:annotationRef/>
      </w:r>
      <w:r>
        <w:t>Bei mir auch nicht.</w:t>
      </w:r>
    </w:p>
  </w:comment>
  <w:comment w:id="43" w:author="Claudia Neumann" w:date="2022-06-09T12:48:00Z" w:initials="CN">
    <w:p w14:paraId="76861F14" w14:textId="307864DE" w:rsidR="00152DBE" w:rsidRDefault="00152DBE">
      <w:pPr>
        <w:pStyle w:val="CommentText"/>
      </w:pPr>
      <w:r>
        <w:rPr>
          <w:rStyle w:val="CommentReference"/>
        </w:rPr>
        <w:annotationRef/>
      </w:r>
      <w:r>
        <w:t xml:space="preserve">Also ich kann es problemlos öffnen – auch einfach in </w:t>
      </w:r>
      <w:proofErr w:type="spellStart"/>
      <w:r>
        <w:t>google</w:t>
      </w:r>
      <w:proofErr w:type="spellEnd"/>
      <w:r>
        <w:t>………</w:t>
      </w:r>
    </w:p>
  </w:comment>
  <w:comment w:id="45" w:author="Wietasch, JKG (anest)" w:date="2022-05-29T22:54:00Z" w:initials="WJ(">
    <w:p w14:paraId="5B6ADC99" w14:textId="5FE0F85F" w:rsidR="00152DBE" w:rsidRDefault="00152DBE">
      <w:pPr>
        <w:pStyle w:val="CommentText"/>
      </w:pPr>
      <w:r>
        <w:rPr>
          <w:rStyle w:val="CommentReference"/>
        </w:rPr>
        <w:annotationRef/>
      </w:r>
      <w:r>
        <w:t xml:space="preserve">Um die Ergebnisse </w:t>
      </w:r>
      <w:proofErr w:type="spellStart"/>
      <w:r>
        <w:t>ünersichtlicher</w:t>
      </w:r>
      <w:proofErr w:type="spellEnd"/>
      <w:r>
        <w:t xml:space="preserve"> zu machen möchte ich vorschlagen um Sub-Überschriften zur </w:t>
      </w:r>
      <w:proofErr w:type="spellStart"/>
      <w:r>
        <w:t>Gliderung</w:t>
      </w:r>
      <w:proofErr w:type="spellEnd"/>
      <w:r>
        <w:t xml:space="preserve"> zu verwenden. Das macht die Gliederung der Diskussion auch einfacher.</w:t>
      </w:r>
    </w:p>
  </w:comment>
  <w:comment w:id="47" w:author="Wietasch, JKG (anest)" w:date="2022-05-29T22:34:00Z" w:initials="WJ(">
    <w:p w14:paraId="5DDA2535" w14:textId="4C4286D4" w:rsidR="00152DBE" w:rsidRDefault="00152DBE">
      <w:pPr>
        <w:pStyle w:val="CommentText"/>
      </w:pPr>
      <w:r>
        <w:rPr>
          <w:rStyle w:val="CommentReference"/>
        </w:rPr>
        <w:annotationRef/>
      </w:r>
      <w:r>
        <w:t xml:space="preserve">Ganz schön lang – vielleicht noch ein </w:t>
      </w:r>
      <w:proofErr w:type="spellStart"/>
      <w:r>
        <w:t>Acronym</w:t>
      </w:r>
      <w:proofErr w:type="spellEnd"/>
      <w:r>
        <w:t xml:space="preserve"> bedenken?</w:t>
      </w:r>
    </w:p>
  </w:comment>
  <w:comment w:id="48" w:author="Claudia Neumann" w:date="2022-06-10T13:00:00Z" w:initials="CN">
    <w:p w14:paraId="09F1FB88" w14:textId="0ACBF15A" w:rsidR="00B94F83" w:rsidRDefault="00B94F83">
      <w:pPr>
        <w:pStyle w:val="CommentText"/>
      </w:pPr>
      <w:r>
        <w:rPr>
          <w:rStyle w:val="CommentReference"/>
        </w:rPr>
        <w:annotationRef/>
      </w:r>
      <w:r>
        <w:t>Wir erwähnen das aber nur selten im Text</w:t>
      </w:r>
    </w:p>
  </w:comment>
  <w:comment w:id="49" w:author="Coburn, Mark" w:date="2022-05-24T10:03:00Z" w:initials="CM">
    <w:p w14:paraId="13092386" w14:textId="751EF308" w:rsidR="00152DBE" w:rsidRDefault="00152DBE">
      <w:pPr>
        <w:pStyle w:val="CommentText"/>
      </w:pPr>
      <w:r>
        <w:rPr>
          <w:rStyle w:val="CommentReference"/>
        </w:rPr>
        <w:annotationRef/>
      </w:r>
      <w:r>
        <w:t xml:space="preserve">den Namen liest man hier zum ersten </w:t>
      </w:r>
      <w:proofErr w:type="spellStart"/>
      <w:r>
        <w:t>mal</w:t>
      </w:r>
      <w:proofErr w:type="spellEnd"/>
      <w:r>
        <w:t>…das muss vorher bei Methoden kommen</w:t>
      </w:r>
    </w:p>
  </w:comment>
  <w:comment w:id="50" w:author="Claudia Neumann" w:date="2022-06-09T13:22:00Z" w:initials="CN">
    <w:p w14:paraId="72533B92" w14:textId="7000660A" w:rsidR="00152DBE" w:rsidRDefault="00152DBE">
      <w:pPr>
        <w:pStyle w:val="CommentText"/>
      </w:pPr>
      <w:r>
        <w:rPr>
          <w:rStyle w:val="CommentReference"/>
        </w:rPr>
        <w:annotationRef/>
      </w:r>
      <w:r>
        <w:t>Ist geändert und bei Methoden eingefügt</w:t>
      </w:r>
    </w:p>
  </w:comment>
  <w:comment w:id="46" w:author="Coburn, Mark" w:date="2022-05-24T10:04:00Z" w:initials="CM">
    <w:p w14:paraId="479F9781" w14:textId="59600056" w:rsidR="00152DBE" w:rsidRDefault="00152DBE">
      <w:pPr>
        <w:pStyle w:val="CommentText"/>
      </w:pPr>
      <w:r>
        <w:rPr>
          <w:rStyle w:val="CommentReference"/>
        </w:rPr>
        <w:annotationRef/>
      </w:r>
      <w:r>
        <w:t>Methode</w:t>
      </w:r>
    </w:p>
  </w:comment>
  <w:comment w:id="51" w:author="Wietasch, JKG (anest)" w:date="2022-05-29T22:37:00Z" w:initials="WJ(">
    <w:p w14:paraId="2F3B5FBD" w14:textId="6DCF3EDE" w:rsidR="00152DBE" w:rsidRDefault="00152DBE">
      <w:pPr>
        <w:pStyle w:val="CommentText"/>
      </w:pPr>
      <w:r>
        <w:rPr>
          <w:rStyle w:val="CommentReference"/>
        </w:rPr>
        <w:annotationRef/>
      </w:r>
      <w:r>
        <w:t>Gehört zur Fragestellung am Ende der Einleitung</w:t>
      </w:r>
    </w:p>
  </w:comment>
  <w:comment w:id="52" w:author="Wietasch, JKG (anest)" w:date="2022-05-29T22:38:00Z" w:initials="WJ(">
    <w:p w14:paraId="42ABBC64" w14:textId="7160D8F9" w:rsidR="00152DBE" w:rsidRDefault="00152DBE">
      <w:pPr>
        <w:pStyle w:val="CommentText"/>
      </w:pPr>
      <w:r>
        <w:rPr>
          <w:rStyle w:val="CommentReference"/>
        </w:rPr>
        <w:annotationRef/>
      </w:r>
      <w:r>
        <w:t xml:space="preserve">Das steht schon so in der Methodik. Bei den Ergebnissen kann nun berichtet werden aus </w:t>
      </w:r>
      <w:proofErr w:type="spellStart"/>
      <w:r>
        <w:t>wievielen</w:t>
      </w:r>
      <w:proofErr w:type="spellEnd"/>
      <w:r>
        <w:t xml:space="preserve"> </w:t>
      </w:r>
      <w:proofErr w:type="spellStart"/>
      <w:r>
        <w:t>Länderen</w:t>
      </w:r>
      <w:proofErr w:type="spellEnd"/>
      <w:r>
        <w:t xml:space="preserve"> antworten kamen 47/47 = 100%?</w:t>
      </w:r>
    </w:p>
  </w:comment>
  <w:comment w:id="53" w:author="Wietasch, JKG (anest)" w:date="2022-05-29T22:40:00Z" w:initials="WJ(">
    <w:p w14:paraId="2B70B242" w14:textId="5DBBDAD6" w:rsidR="00152DBE" w:rsidRDefault="00152DBE">
      <w:pPr>
        <w:pStyle w:val="CommentText"/>
      </w:pPr>
      <w:r>
        <w:rPr>
          <w:rStyle w:val="CommentReference"/>
        </w:rPr>
        <w:annotationRef/>
      </w:r>
      <w:r>
        <w:t xml:space="preserve">Von </w:t>
      </w:r>
      <w:proofErr w:type="spellStart"/>
      <w:r>
        <w:t>vielviel</w:t>
      </w:r>
      <w:proofErr w:type="spellEnd"/>
      <w:r>
        <w:t xml:space="preserve"> (%)</w:t>
      </w:r>
    </w:p>
  </w:comment>
  <w:comment w:id="54" w:author="Wietasch, JKG (anest)" w:date="2022-05-29T22:41:00Z" w:initials="WJ(">
    <w:p w14:paraId="0AC72CB8" w14:textId="7C7BE55B" w:rsidR="00152DBE" w:rsidRDefault="00152DBE">
      <w:pPr>
        <w:pStyle w:val="CommentText"/>
      </w:pPr>
      <w:r>
        <w:rPr>
          <w:rStyle w:val="CommentReference"/>
        </w:rPr>
        <w:annotationRef/>
      </w:r>
      <w:r>
        <w:t>Da stimmt etwas nicht, das sind zusammen keine 1265 sondern 928, wo ist der Rest?</w:t>
      </w:r>
    </w:p>
  </w:comment>
  <w:comment w:id="55" w:author="Wietasch, JKG (anest)" w:date="2022-05-29T22:43:00Z" w:initials="WJ(">
    <w:p w14:paraId="381ACEA4" w14:textId="20CB7AFC" w:rsidR="00152DBE" w:rsidRDefault="00152DBE">
      <w:pPr>
        <w:pStyle w:val="CommentText"/>
      </w:pPr>
      <w:r>
        <w:rPr>
          <w:rStyle w:val="CommentReference"/>
        </w:rPr>
        <w:annotationRef/>
      </w:r>
      <w:r>
        <w:t>Das sind 927, ein transgender? Bitte alle Zahlen nochmal checken und NIL angeben.</w:t>
      </w:r>
    </w:p>
  </w:comment>
  <w:comment w:id="64" w:author="Wietasch, JKG (anest)" w:date="2022-05-29T22:46:00Z" w:initials="WJ(">
    <w:p w14:paraId="47A24FBE" w14:textId="79895A0B" w:rsidR="00152DBE" w:rsidRDefault="00152DBE">
      <w:pPr>
        <w:pStyle w:val="CommentText"/>
      </w:pPr>
      <w:r>
        <w:rPr>
          <w:rStyle w:val="CommentReference"/>
        </w:rPr>
        <w:annotationRef/>
      </w:r>
      <w:r>
        <w:t xml:space="preserve">Hier komme ich nun auf eine Gesamtanzahl von 692 was stimmt nun? Wenn </w:t>
      </w:r>
      <w:proofErr w:type="spellStart"/>
      <w:r>
        <w:t>wenier</w:t>
      </w:r>
      <w:proofErr w:type="spellEnd"/>
      <w:r>
        <w:t xml:space="preserve"> </w:t>
      </w:r>
      <w:proofErr w:type="spellStart"/>
      <w:r>
        <w:t>Teilenmer</w:t>
      </w:r>
      <w:proofErr w:type="spellEnd"/>
      <w:r>
        <w:t xml:space="preserve"> diese Frage beantwortet hatten wäre es gut um eine Übersicht zu machen welche Fragen </w:t>
      </w:r>
      <w:proofErr w:type="spellStart"/>
      <w:r>
        <w:t>vo</w:t>
      </w:r>
      <w:proofErr w:type="spellEnd"/>
      <w:r>
        <w:t xml:space="preserve"> wieviel </w:t>
      </w:r>
      <w:proofErr w:type="spellStart"/>
      <w:r>
        <w:t>Teilnehmenrn</w:t>
      </w:r>
      <w:proofErr w:type="spellEnd"/>
      <w:r>
        <w:t xml:space="preserve"> beantwortet wurde.</w:t>
      </w:r>
    </w:p>
  </w:comment>
  <w:comment w:id="65" w:author="Coburn, Mark" w:date="2022-05-24T10:07:00Z" w:initials="CM">
    <w:p w14:paraId="725357C3" w14:textId="462E3D59" w:rsidR="00152DBE" w:rsidRDefault="00152DBE">
      <w:pPr>
        <w:pStyle w:val="CommentText"/>
      </w:pPr>
      <w:r>
        <w:rPr>
          <w:rStyle w:val="CommentReference"/>
        </w:rPr>
        <w:annotationRef/>
      </w:r>
      <w:r>
        <w:t>was ist der Unterschied?</w:t>
      </w:r>
    </w:p>
  </w:comment>
  <w:comment w:id="66" w:author="Claudia Neumann" w:date="2022-06-09T13:23:00Z" w:initials="CN">
    <w:p w14:paraId="72336B36" w14:textId="2FCA44C3" w:rsidR="00152DBE" w:rsidRDefault="00152DBE">
      <w:pPr>
        <w:pStyle w:val="CommentText"/>
      </w:pPr>
      <w:r>
        <w:rPr>
          <w:rStyle w:val="CommentReference"/>
        </w:rPr>
        <w:annotationRef/>
      </w:r>
      <w:r>
        <w:t xml:space="preserve">Können wir nicht immer schreiben online via </w:t>
      </w:r>
      <w:proofErr w:type="spellStart"/>
      <w:r>
        <w:t>internet</w:t>
      </w:r>
      <w:proofErr w:type="spellEnd"/>
      <w:r>
        <w:t xml:space="preserve"> oder ist das doppelt gemoppelt? Der Kommentar kommt ja immer wieder, dass es einheitlich sein soll…..</w:t>
      </w:r>
    </w:p>
  </w:comment>
  <w:comment w:id="67" w:author="Schleifer Grigorij" w:date="2022-04-29T11:40:00Z" w:initials="">
    <w:p w14:paraId="37D895EE" w14:textId="77777777" w:rsidR="00152DBE" w:rsidRDefault="00152DBE">
      <w:pPr>
        <w:widowControl w:val="0"/>
        <w:pBdr>
          <w:top w:val="nil"/>
          <w:left w:val="nil"/>
          <w:bottom w:val="nil"/>
          <w:right w:val="nil"/>
          <w:between w:val="nil"/>
        </w:pBdr>
        <w:spacing w:line="240" w:lineRule="auto"/>
        <w:rPr>
          <w:color w:val="000000"/>
        </w:rPr>
      </w:pPr>
      <w:r>
        <w:rPr>
          <w:color w:val="000000"/>
        </w:rPr>
        <w:t xml:space="preserve">6.1% nach </w:t>
      </w:r>
      <w:proofErr w:type="spellStart"/>
      <w:r>
        <w:rPr>
          <w:color w:val="000000"/>
        </w:rPr>
        <w:t>aussen</w:t>
      </w:r>
      <w:proofErr w:type="spellEnd"/>
    </w:p>
  </w:comment>
  <w:comment w:id="68" w:author="Claudia Neumann" w:date="2022-05-03T11:46:00Z" w:initials="">
    <w:p w14:paraId="0AFCA35B" w14:textId="77777777" w:rsidR="00152DBE" w:rsidRDefault="00152DBE">
      <w:pPr>
        <w:widowControl w:val="0"/>
        <w:pBdr>
          <w:top w:val="nil"/>
          <w:left w:val="nil"/>
          <w:bottom w:val="nil"/>
          <w:right w:val="nil"/>
          <w:between w:val="nil"/>
        </w:pBdr>
        <w:spacing w:line="240" w:lineRule="auto"/>
        <w:rPr>
          <w:color w:val="000000"/>
        </w:rPr>
      </w:pPr>
      <w:proofErr w:type="spellStart"/>
      <w:r>
        <w:rPr>
          <w:color w:val="000000"/>
        </w:rPr>
        <w:t>Telephone</w:t>
      </w:r>
      <w:proofErr w:type="spellEnd"/>
      <w:r>
        <w:rPr>
          <w:color w:val="000000"/>
        </w:rPr>
        <w:t xml:space="preserve"> - in der Graphik ändern</w:t>
      </w:r>
    </w:p>
  </w:comment>
  <w:comment w:id="69" w:author="Coburn, Mark" w:date="2022-05-24T10:09:00Z" w:initials="CM">
    <w:p w14:paraId="3CF62D9D" w14:textId="47B51F81" w:rsidR="00152DBE" w:rsidRDefault="00152DBE">
      <w:pPr>
        <w:pStyle w:val="CommentText"/>
      </w:pPr>
      <w:r>
        <w:rPr>
          <w:rStyle w:val="CommentReference"/>
        </w:rPr>
        <w:annotationRef/>
      </w:r>
      <w:r>
        <w:t xml:space="preserve">einheitlich formulieren, entweder online oder </w:t>
      </w:r>
      <w:proofErr w:type="spellStart"/>
      <w:r>
        <w:t>internet</w:t>
      </w:r>
      <w:proofErr w:type="spellEnd"/>
    </w:p>
  </w:comment>
  <w:comment w:id="70" w:author="Wietasch, JKG (anest)" w:date="2022-05-29T22:51:00Z" w:initials="WJ(">
    <w:p w14:paraId="65BAAE92" w14:textId="4171DE29" w:rsidR="00152DBE" w:rsidRDefault="00152DBE">
      <w:pPr>
        <w:pStyle w:val="CommentText"/>
      </w:pPr>
      <w:r>
        <w:rPr>
          <w:rStyle w:val="CommentReference"/>
        </w:rPr>
        <w:annotationRef/>
      </w:r>
      <w:r>
        <w:t>Gilt auch für den Titel.</w:t>
      </w:r>
    </w:p>
  </w:comment>
  <w:comment w:id="71" w:author="Claudia Neumann" w:date="2022-06-09T13:28:00Z" w:initials="CN">
    <w:p w14:paraId="6BDEDE93" w14:textId="1426B476" w:rsidR="00152DBE" w:rsidRDefault="00152DBE">
      <w:pPr>
        <w:pStyle w:val="CommentText"/>
      </w:pPr>
      <w:r>
        <w:rPr>
          <w:rStyle w:val="CommentReference"/>
        </w:rPr>
        <w:annotationRef/>
      </w:r>
      <w:r>
        <w:t>Auch Handys und Smartphones sind digitale Geräte – deswegen finde ich „Digital online“ eigentlich passend, weil es ja nicht dasselbe ist…..</w:t>
      </w:r>
      <w:r w:rsidR="00B739C3">
        <w:t xml:space="preserve"> oder remote </w:t>
      </w:r>
      <w:proofErr w:type="spellStart"/>
      <w:r w:rsidR="00B739C3">
        <w:t>or</w:t>
      </w:r>
      <w:proofErr w:type="spellEnd"/>
      <w:r w:rsidR="00B739C3">
        <w:t xml:space="preserve"> online s. mein Kommentar oben</w:t>
      </w:r>
    </w:p>
  </w:comment>
  <w:comment w:id="72" w:author="Wietasch, JKG (anest)" w:date="2022-05-29T22:57:00Z" w:initials="WJ(">
    <w:p w14:paraId="1F4179DF" w14:textId="13E16DD0" w:rsidR="00152DBE" w:rsidRDefault="00152DBE">
      <w:pPr>
        <w:pStyle w:val="CommentText"/>
      </w:pPr>
      <w:r>
        <w:rPr>
          <w:rStyle w:val="CommentReference"/>
        </w:rPr>
        <w:annotationRef/>
      </w:r>
      <w:r>
        <w:t>Dieser Aspekt gehört nicht in Ergebnisse. Ist eher etwas für die Diskussion</w:t>
      </w:r>
    </w:p>
  </w:comment>
  <w:comment w:id="73" w:author="Coburn, Mark" w:date="2022-05-24T10:13:00Z" w:initials="CM">
    <w:p w14:paraId="5009007F" w14:textId="7547C854" w:rsidR="00152DBE" w:rsidRDefault="00152DBE">
      <w:pPr>
        <w:pStyle w:val="CommentText"/>
      </w:pPr>
      <w:r>
        <w:rPr>
          <w:rStyle w:val="CommentReference"/>
        </w:rPr>
        <w:annotationRef/>
      </w:r>
      <w:r>
        <w:t>steht das in der Methode?</w:t>
      </w:r>
    </w:p>
  </w:comment>
  <w:comment w:id="74" w:author="Claudia Neumann" w:date="2022-05-03T11:50:00Z" w:initials="">
    <w:p w14:paraId="19139002" w14:textId="77777777" w:rsidR="00152DBE" w:rsidRDefault="00152DBE">
      <w:pPr>
        <w:widowControl w:val="0"/>
        <w:pBdr>
          <w:top w:val="nil"/>
          <w:left w:val="nil"/>
          <w:bottom w:val="nil"/>
          <w:right w:val="nil"/>
          <w:between w:val="nil"/>
        </w:pBdr>
        <w:spacing w:line="240" w:lineRule="auto"/>
        <w:rPr>
          <w:color w:val="000000"/>
        </w:rPr>
      </w:pPr>
      <w:r>
        <w:rPr>
          <w:color w:val="000000"/>
        </w:rPr>
        <w:t>Gehört das nicht in den Diskussionsteil?</w:t>
      </w:r>
    </w:p>
  </w:comment>
  <w:comment w:id="75" w:author="Maria Wittmann" w:date="2022-05-03T12:54:00Z" w:initials="">
    <w:p w14:paraId="1E886E2D" w14:textId="77777777" w:rsidR="00152DBE" w:rsidRDefault="00152DBE">
      <w:pPr>
        <w:widowControl w:val="0"/>
        <w:pBdr>
          <w:top w:val="nil"/>
          <w:left w:val="nil"/>
          <w:bottom w:val="nil"/>
          <w:right w:val="nil"/>
          <w:between w:val="nil"/>
        </w:pBdr>
        <w:spacing w:line="240" w:lineRule="auto"/>
        <w:rPr>
          <w:color w:val="000000"/>
        </w:rPr>
      </w:pPr>
      <w:r>
        <w:rPr>
          <w:color w:val="000000"/>
        </w:rPr>
        <w:t>ja stimmt</w:t>
      </w:r>
    </w:p>
  </w:comment>
  <w:comment w:id="78" w:author="Claudia Neumann" w:date="2022-05-27T14:12:00Z" w:initials="CN">
    <w:p w14:paraId="2F11DA63" w14:textId="3E1D320A" w:rsidR="00152DBE" w:rsidRDefault="00152DBE">
      <w:pPr>
        <w:pStyle w:val="CommentText"/>
      </w:pPr>
      <w:r>
        <w:rPr>
          <w:rStyle w:val="CommentReference"/>
        </w:rPr>
        <w:annotationRef/>
      </w:r>
      <w:r>
        <w:t>Vorschlag…..</w:t>
      </w:r>
    </w:p>
  </w:comment>
  <w:comment w:id="79" w:author="Wietasch, JKG (anest)" w:date="2022-05-29T22:59:00Z" w:initials="WJ(">
    <w:p w14:paraId="76A44621" w14:textId="77777777" w:rsidR="00152DBE" w:rsidRDefault="00152DBE">
      <w:pPr>
        <w:pStyle w:val="CommentText"/>
      </w:pPr>
      <w:r>
        <w:rPr>
          <w:rStyle w:val="CommentReference"/>
        </w:rPr>
        <w:annotationRef/>
      </w:r>
      <w:proofErr w:type="spellStart"/>
      <w:r>
        <w:t>Hauptergenisse</w:t>
      </w:r>
      <w:proofErr w:type="spellEnd"/>
      <w:r>
        <w:t xml:space="preserve"> am Abstrakt orientieren, dann allerdings mit weniger Zahlen und mehr zusammenfassend, jedoch konkret.</w:t>
      </w:r>
    </w:p>
    <w:p w14:paraId="219DDB7E" w14:textId="30531CC4" w:rsidR="00152DBE" w:rsidRDefault="00152DBE">
      <w:pPr>
        <w:pStyle w:val="CommentText"/>
      </w:pPr>
      <w:r w:rsidRPr="003C497A">
        <w:rPr>
          <w:lang w:val="en-US"/>
        </w:rPr>
        <w:t xml:space="preserve">‚In this study we could show that in European countries digital online informed consent is only used in the minority of cases. Most often for repeated </w:t>
      </w:r>
      <w:proofErr w:type="spellStart"/>
      <w:r w:rsidRPr="003C497A">
        <w:rPr>
          <w:lang w:val="en-US"/>
        </w:rPr>
        <w:t>anesthesthetic</w:t>
      </w:r>
      <w:proofErr w:type="spellEnd"/>
      <w:r w:rsidRPr="003C497A">
        <w:rPr>
          <w:lang w:val="en-US"/>
        </w:rPr>
        <w:t xml:space="preserve"> procedures, and least often for complex procedures. </w:t>
      </w:r>
      <w:proofErr w:type="spellStart"/>
      <w:r>
        <w:t>Hereby</w:t>
      </w:r>
      <w:proofErr w:type="spellEnd"/>
      <w:r>
        <w:t xml:space="preserve">, countries </w:t>
      </w:r>
      <w:proofErr w:type="spellStart"/>
      <w:r>
        <w:t>with</w:t>
      </w:r>
      <w:proofErr w:type="spellEnd"/>
      <w:r>
        <w:t xml:space="preserve"> </w:t>
      </w:r>
      <w:proofErr w:type="spellStart"/>
      <w:r>
        <w:t>hight</w:t>
      </w:r>
      <w:proofErr w:type="spellEnd"/>
      <w:r>
        <w:t xml:space="preserve"> GDP…‘</w:t>
      </w:r>
    </w:p>
  </w:comment>
  <w:comment w:id="76" w:author="Coburn, Mark" w:date="2022-05-24T10:15:00Z" w:initials="CM">
    <w:p w14:paraId="66458562" w14:textId="2488228B" w:rsidR="00152DBE" w:rsidRDefault="00152DBE">
      <w:pPr>
        <w:pStyle w:val="CommentText"/>
      </w:pPr>
      <w:r>
        <w:rPr>
          <w:rStyle w:val="CommentReference"/>
        </w:rPr>
        <w:annotationRef/>
      </w:r>
      <w:r>
        <w:t>Hier müssen erst einmal die Hauptergebnisse der Studie zusammengefasst werden, 1-2 Sätze</w:t>
      </w:r>
    </w:p>
  </w:comment>
  <w:comment w:id="83" w:author="Claudia Neumann" w:date="2022-03-24T13:37:00Z" w:initials="">
    <w:p w14:paraId="72F778D4" w14:textId="77777777" w:rsidR="00152DBE" w:rsidRDefault="00152DBE">
      <w:pPr>
        <w:widowControl w:val="0"/>
        <w:pBdr>
          <w:top w:val="nil"/>
          <w:left w:val="nil"/>
          <w:bottom w:val="nil"/>
          <w:right w:val="nil"/>
          <w:between w:val="nil"/>
        </w:pBdr>
        <w:spacing w:line="240" w:lineRule="auto"/>
        <w:rPr>
          <w:color w:val="000000"/>
        </w:rPr>
      </w:pPr>
      <w:r>
        <w:rPr>
          <w:color w:val="000000"/>
        </w:rPr>
        <w:t>Johannes?</w:t>
      </w:r>
    </w:p>
  </w:comment>
  <w:comment w:id="84" w:author="Claudia Neumann" w:date="2022-05-02T13:21:00Z" w:initials="">
    <w:p w14:paraId="1AE35DF8" w14:textId="77777777" w:rsidR="00152DBE" w:rsidRDefault="00152DBE">
      <w:pPr>
        <w:widowControl w:val="0"/>
        <w:pBdr>
          <w:top w:val="nil"/>
          <w:left w:val="nil"/>
          <w:bottom w:val="nil"/>
          <w:right w:val="nil"/>
          <w:between w:val="nil"/>
        </w:pBdr>
        <w:spacing w:line="240" w:lineRule="auto"/>
        <w:rPr>
          <w:color w:val="000000"/>
        </w:rPr>
      </w:pPr>
      <w:r>
        <w:rPr>
          <w:color w:val="000000"/>
        </w:rPr>
        <w:t>Beispiel Türkei? Maria?</w:t>
      </w:r>
    </w:p>
  </w:comment>
  <w:comment w:id="82" w:author="Wietasch, JKG (anest)" w:date="2022-05-29T23:08:00Z" w:initials="WJ(">
    <w:p w14:paraId="7AC5AABE" w14:textId="77777777" w:rsidR="00152DBE" w:rsidRDefault="00152DBE">
      <w:pPr>
        <w:pStyle w:val="CommentText"/>
      </w:pPr>
      <w:r>
        <w:rPr>
          <w:rStyle w:val="CommentReference"/>
        </w:rPr>
        <w:annotationRef/>
      </w:r>
      <w:r>
        <w:t xml:space="preserve">In den Niederlanden: </w:t>
      </w:r>
      <w:hyperlink r:id="rId1" w:history="1">
        <w:r w:rsidRPr="00FF7660">
          <w:rPr>
            <w:rStyle w:val="Hyperlink"/>
          </w:rPr>
          <w:t>www.knmg.nl</w:t>
        </w:r>
      </w:hyperlink>
      <w:r>
        <w:t xml:space="preserve"> </w:t>
      </w:r>
      <w:proofErr w:type="spellStart"/>
      <w:r>
        <w:t>Anesthesist</w:t>
      </w:r>
      <w:proofErr w:type="spellEnd"/>
      <w:r>
        <w:t xml:space="preserve"> ist immer endverantwortlich und muss den </w:t>
      </w:r>
      <w:proofErr w:type="spellStart"/>
      <w:r>
        <w:t>Aptiénten</w:t>
      </w:r>
      <w:proofErr w:type="spellEnd"/>
      <w:r>
        <w:t xml:space="preserve"> mindestens einmal sehen. Das kann auch direkt vor dem </w:t>
      </w:r>
      <w:proofErr w:type="spellStart"/>
      <w:r>
        <w:t>Eingrif</w:t>
      </w:r>
      <w:proofErr w:type="spellEnd"/>
      <w:r>
        <w:t xml:space="preserve"> sein.</w:t>
      </w:r>
    </w:p>
    <w:p w14:paraId="76C64ACC" w14:textId="77777777" w:rsidR="00152DBE" w:rsidRDefault="00152DBE">
      <w:pPr>
        <w:pStyle w:val="CommentText"/>
      </w:pPr>
      <w:r>
        <w:t xml:space="preserve">Entscheidend ist bei der Aufklärung: zeitig (mehr als 24 stunden vor dem Eingriff, interaktiv und die Möglichkeiten um Fragen zu stellen. Im </w:t>
      </w:r>
      <w:proofErr w:type="spellStart"/>
      <w:r>
        <w:t>moment</w:t>
      </w:r>
      <w:proofErr w:type="spellEnd"/>
      <w:r>
        <w:t xml:space="preserve"> muss der IC in direktem Patientenkontakt stattfinden. Die </w:t>
      </w:r>
      <w:proofErr w:type="spellStart"/>
      <w:r>
        <w:t>Richlinie</w:t>
      </w:r>
      <w:proofErr w:type="spellEnd"/>
      <w:r>
        <w:t xml:space="preserve"> wird aber gerade überarbeitet.</w:t>
      </w:r>
    </w:p>
    <w:p w14:paraId="7EB0F85F" w14:textId="60616C7C" w:rsidR="00152DBE" w:rsidRDefault="00152DBE">
      <w:pPr>
        <w:pStyle w:val="CommentText"/>
      </w:pPr>
      <w:r>
        <w:t xml:space="preserve">Aufklärung und Risikoeinschätzung hingegen können digital bzw. van einen anderen </w:t>
      </w:r>
      <w:proofErr w:type="spellStart"/>
      <w:r>
        <w:t>Gesundheidsmitarbeiter</w:t>
      </w:r>
      <w:proofErr w:type="spellEnd"/>
      <w:r>
        <w:t xml:space="preserve"> ausgeführt werden.  </w:t>
      </w:r>
    </w:p>
  </w:comment>
  <w:comment w:id="85" w:author="Coburn, Mark" w:date="2022-05-24T10:16:00Z" w:initials="CM">
    <w:p w14:paraId="0F7C8E1E" w14:textId="1AE9C9DE" w:rsidR="00152DBE" w:rsidRDefault="00152DBE">
      <w:pPr>
        <w:pStyle w:val="CommentText"/>
      </w:pPr>
      <w:r>
        <w:rPr>
          <w:rStyle w:val="CommentReference"/>
        </w:rPr>
        <w:annotationRef/>
      </w:r>
      <w:r>
        <w:t>siehe oben</w:t>
      </w:r>
    </w:p>
  </w:comment>
  <w:comment w:id="86" w:author="Claudia Neumann" w:date="2022-05-02T12:54:00Z" w:initials="">
    <w:p w14:paraId="1F98BDCD" w14:textId="77777777" w:rsidR="00152DBE" w:rsidRDefault="00152DBE">
      <w:pPr>
        <w:widowControl w:val="0"/>
        <w:pBdr>
          <w:top w:val="nil"/>
          <w:left w:val="nil"/>
          <w:bottom w:val="nil"/>
          <w:right w:val="nil"/>
          <w:between w:val="nil"/>
        </w:pBdr>
        <w:spacing w:line="240" w:lineRule="auto"/>
        <w:rPr>
          <w:color w:val="000000"/>
        </w:rPr>
      </w:pPr>
      <w:r>
        <w:rPr>
          <w:color w:val="000000"/>
        </w:rPr>
        <w:t>Ich habe die Werte jetzt gerundet</w:t>
      </w:r>
    </w:p>
  </w:comment>
  <w:comment w:id="90" w:author="Wietasch, JKG (anest)" w:date="2022-05-29T23:20:00Z" w:initials="WJ(">
    <w:p w14:paraId="59CD3477" w14:textId="0CFF5281" w:rsidR="00152DBE" w:rsidRPr="003C497A" w:rsidRDefault="00152DBE">
      <w:pPr>
        <w:pStyle w:val="CommentText"/>
        <w:rPr>
          <w:lang w:val="en-US"/>
        </w:rPr>
      </w:pPr>
      <w:r>
        <w:rPr>
          <w:rStyle w:val="CommentReference"/>
        </w:rPr>
        <w:annotationRef/>
      </w:r>
      <w:r w:rsidRPr="003C497A">
        <w:rPr>
          <w:lang w:val="en-US"/>
        </w:rPr>
        <w:t>448 - 450</w:t>
      </w:r>
    </w:p>
  </w:comment>
  <w:comment w:id="92" w:author="Wietasch, JKG (anest)" w:date="2022-05-29T23:21:00Z" w:initials="WJ(">
    <w:p w14:paraId="6E80B122" w14:textId="487573C1" w:rsidR="00152DBE" w:rsidRPr="003C497A" w:rsidRDefault="00152DBE">
      <w:pPr>
        <w:pStyle w:val="CommentText"/>
        <w:rPr>
          <w:lang w:val="en-US"/>
        </w:rPr>
      </w:pPr>
      <w:r>
        <w:rPr>
          <w:rStyle w:val="CommentReference"/>
        </w:rPr>
        <w:annotationRef/>
      </w:r>
      <w:r w:rsidRPr="003C497A">
        <w:rPr>
          <w:rStyle w:val="CommentReference"/>
          <w:lang w:val="en-US"/>
        </w:rPr>
        <w:t>I</w:t>
      </w:r>
      <w:r w:rsidRPr="003C497A">
        <w:rPr>
          <w:lang w:val="en-US"/>
        </w:rPr>
        <w:t xml:space="preserve">nformed consent must be taken by direct </w:t>
      </w:r>
      <w:proofErr w:type="spellStart"/>
      <w:r w:rsidRPr="003C497A">
        <w:rPr>
          <w:lang w:val="en-US"/>
        </w:rPr>
        <w:t>fysical</w:t>
      </w:r>
      <w:proofErr w:type="spellEnd"/>
      <w:r w:rsidRPr="003C497A">
        <w:rPr>
          <w:lang w:val="en-US"/>
        </w:rPr>
        <w:t xml:space="preserve"> contact between patient and the anesthesiologist. This, however, must not be performed at the same consultation/visit.</w:t>
      </w:r>
    </w:p>
  </w:comment>
  <w:comment w:id="87" w:author="Wietasch, JKG (anest)" w:date="2022-05-29T23:27:00Z" w:initials="WJ(">
    <w:p w14:paraId="5D477853" w14:textId="24FBE74E" w:rsidR="00152DBE" w:rsidRDefault="00152DBE">
      <w:pPr>
        <w:pStyle w:val="CommentText"/>
      </w:pPr>
      <w:r>
        <w:rPr>
          <w:rStyle w:val="CommentReference"/>
        </w:rPr>
        <w:annotationRef/>
      </w:r>
      <w:r>
        <w:t xml:space="preserve">Ist es möglich um eine große Übersichtstabelle zu machen mit allen </w:t>
      </w:r>
      <w:proofErr w:type="spellStart"/>
      <w:r>
        <w:t>Lämdern</w:t>
      </w:r>
      <w:proofErr w:type="spellEnd"/>
      <w:r>
        <w:t xml:space="preserve"> und den jeweiligen Regelungen &amp; Verpflichtungen?</w:t>
      </w:r>
    </w:p>
  </w:comment>
  <w:comment w:id="88" w:author="Claudia Neumann" w:date="2022-06-09T12:53:00Z" w:initials="CN">
    <w:p w14:paraId="7B0A92E0" w14:textId="10B592CD" w:rsidR="00152DBE" w:rsidRDefault="00152DBE">
      <w:pPr>
        <w:pStyle w:val="CommentText"/>
      </w:pPr>
      <w:r>
        <w:rPr>
          <w:rStyle w:val="CommentReference"/>
        </w:rPr>
        <w:annotationRef/>
      </w:r>
      <w:r>
        <w:t>Ich glaube, das würde den Rahmen sprengen – ist ja ein extra Paper diesbezüglich geplant</w:t>
      </w:r>
    </w:p>
  </w:comment>
  <w:comment w:id="95" w:author="Claudia Neumann" w:date="2022-06-09T13:08:00Z" w:initials="CN">
    <w:p w14:paraId="03E13BFB" w14:textId="39085491" w:rsidR="00152DBE" w:rsidRDefault="00152DBE">
      <w:pPr>
        <w:pStyle w:val="CommentText"/>
      </w:pPr>
      <w:r>
        <w:rPr>
          <w:rStyle w:val="CommentReference"/>
        </w:rPr>
        <w:annotationRef/>
      </w:r>
      <w:hyperlink r:id="rId2" w:history="1">
        <w:r w:rsidRPr="00736ED8">
          <w:rPr>
            <w:rStyle w:val="Hyperlink"/>
          </w:rPr>
          <w:t>https://ec.europa.eu/health/publications/proposal-regulation-european-health-data-space_en</w:t>
        </w:r>
      </w:hyperlink>
    </w:p>
    <w:p w14:paraId="7C19AFA1" w14:textId="36022A87" w:rsidR="00152DBE" w:rsidRDefault="00152DBE">
      <w:pPr>
        <w:pStyle w:val="CommentText"/>
      </w:pPr>
      <w:r>
        <w:t>Kann man das so zitieren?</w:t>
      </w:r>
    </w:p>
  </w:comment>
  <w:comment w:id="99" w:author="Claudia Neumann" w:date="2022-04-21T13:50:00Z" w:initials="">
    <w:p w14:paraId="41B6189F" w14:textId="77777777" w:rsidR="00152DBE" w:rsidRDefault="00152DBE">
      <w:pPr>
        <w:widowControl w:val="0"/>
        <w:pBdr>
          <w:top w:val="nil"/>
          <w:left w:val="nil"/>
          <w:bottom w:val="nil"/>
          <w:right w:val="nil"/>
          <w:between w:val="nil"/>
        </w:pBdr>
        <w:spacing w:line="240" w:lineRule="auto"/>
        <w:rPr>
          <w:color w:val="000000"/>
        </w:rPr>
      </w:pPr>
      <w:r>
        <w:rPr>
          <w:color w:val="000000"/>
        </w:rPr>
        <w:t>Können wir das drin lassen, auch wenn wir es im letzten Paper verwendet haben? Da war es ja nicht auf GDP bezogen......</w:t>
      </w:r>
    </w:p>
  </w:comment>
  <w:comment w:id="100" w:author="Wietasch, JKG (anest)" w:date="2022-05-29T23:31:00Z" w:initials="WJ(">
    <w:p w14:paraId="19F5CB0B" w14:textId="735EBF8B" w:rsidR="00152DBE" w:rsidRDefault="00152DBE">
      <w:pPr>
        <w:pStyle w:val="CommentText"/>
      </w:pPr>
      <w:r>
        <w:rPr>
          <w:rStyle w:val="CommentReference"/>
        </w:rPr>
        <w:annotationRef/>
      </w:r>
      <w:r>
        <w:t>Hier könnte man eine einfache Formel für die Patientenaufklärung und Einverständniserklärung aufstellen:</w:t>
      </w:r>
    </w:p>
    <w:p w14:paraId="3D6BFAB6" w14:textId="3970712D" w:rsidR="00152DBE" w:rsidRDefault="00152DBE">
      <w:pPr>
        <w:pStyle w:val="CommentText"/>
      </w:pPr>
      <w:proofErr w:type="spellStart"/>
      <w:r>
        <w:t>Diigital</w:t>
      </w:r>
      <w:proofErr w:type="spellEnd"/>
      <w:r>
        <w:t xml:space="preserve"> und zur Sache </w:t>
      </w:r>
      <w:proofErr w:type="spellStart"/>
      <w:r>
        <w:t>competent</w:t>
      </w:r>
      <w:proofErr w:type="spellEnd"/>
      <w:r>
        <w:t xml:space="preserve"> + vollständig Informiert = ausreichend Aufgeklärt + </w:t>
      </w:r>
      <w:proofErr w:type="spellStart"/>
      <w:r>
        <w:t>Vreiwilligheit</w:t>
      </w:r>
      <w:proofErr w:type="spellEnd"/>
      <w:r>
        <w:t xml:space="preserve"> -&gt; </w:t>
      </w:r>
      <w:proofErr w:type="spellStart"/>
      <w:r>
        <w:t>Informed</w:t>
      </w:r>
      <w:proofErr w:type="spellEnd"/>
      <w:r>
        <w:t xml:space="preserve"> </w:t>
      </w:r>
      <w:proofErr w:type="spellStart"/>
      <w:r>
        <w:t>Consent</w:t>
      </w:r>
      <w:proofErr w:type="spellEnd"/>
      <w:r>
        <w:t xml:space="preserve"> (oder auch Weigerung) </w:t>
      </w:r>
    </w:p>
  </w:comment>
  <w:comment w:id="101" w:author="Claudia Neumann" w:date="2022-06-10T13:06:00Z" w:initials="CN">
    <w:p w14:paraId="2BE5CE96" w14:textId="78DD3123" w:rsidR="00B739C3" w:rsidRDefault="00B739C3">
      <w:pPr>
        <w:pStyle w:val="CommentText"/>
      </w:pPr>
      <w:r>
        <w:rPr>
          <w:rStyle w:val="CommentReference"/>
        </w:rPr>
        <w:annotationRef/>
      </w:r>
      <w:r>
        <w:t>Den Kommentar verstehe ich nicht ganz</w:t>
      </w:r>
    </w:p>
  </w:comment>
  <w:comment w:id="103" w:author="Wietasch, JKG (anest)" w:date="2022-05-29T23:39:00Z" w:initials="WJ(">
    <w:p w14:paraId="60066964" w14:textId="63316BD2" w:rsidR="00152DBE" w:rsidRDefault="00152DBE">
      <w:pPr>
        <w:pStyle w:val="CommentText"/>
      </w:pPr>
      <w:r>
        <w:rPr>
          <w:rStyle w:val="CommentReference"/>
        </w:rPr>
        <w:annotationRef/>
      </w:r>
      <w:r>
        <w:t>Gehört so an den Anfang der Ergebnisse. Hier dann alleine noch etwas über die Response rate und inhomogene Verteilung sagen.</w:t>
      </w:r>
    </w:p>
    <w:p w14:paraId="7A024C8C" w14:textId="77777777" w:rsidR="00152DBE" w:rsidRDefault="00152DBE">
      <w:pPr>
        <w:pStyle w:val="CommentText"/>
      </w:pPr>
    </w:p>
  </w:comment>
  <w:comment w:id="104" w:author="Claudia Neumann" w:date="2022-06-09T13:02:00Z" w:initials="CN">
    <w:p w14:paraId="453FA154" w14:textId="27AD3084" w:rsidR="00152DBE" w:rsidRDefault="00152DBE">
      <w:pPr>
        <w:pStyle w:val="CommentText"/>
      </w:pPr>
      <w:r>
        <w:rPr>
          <w:rStyle w:val="CommentReference"/>
        </w:rPr>
        <w:annotationRef/>
      </w:r>
      <w:r>
        <w:t>Ich würde den ersten Satz schon so stehen lassen…</w:t>
      </w:r>
    </w:p>
  </w:comment>
  <w:comment w:id="105" w:author="Wietasch, JKG (anest)" w:date="2022-05-29T23:41:00Z" w:initials="WJ(">
    <w:p w14:paraId="224D4AF2" w14:textId="08FBED65" w:rsidR="00152DBE" w:rsidRDefault="00152DBE">
      <w:pPr>
        <w:pStyle w:val="CommentText"/>
      </w:pPr>
      <w:r>
        <w:rPr>
          <w:rStyle w:val="CommentReference"/>
        </w:rPr>
        <w:annotationRef/>
      </w:r>
      <w:r>
        <w:t xml:space="preserve">Ist das nicht noch post-hoc zu berechnen? Interne </w:t>
      </w:r>
      <w:proofErr w:type="spellStart"/>
      <w:r>
        <w:t>consitentie</w:t>
      </w:r>
      <w:proofErr w:type="spellEnd"/>
      <w:r>
        <w:t xml:space="preserve"> </w:t>
      </w:r>
      <w:proofErr w:type="spellStart"/>
      <w:r>
        <w:t>z.B</w:t>
      </w:r>
      <w:proofErr w:type="spellEnd"/>
      <w:r>
        <w:t xml:space="preserve"> Cronbachs Alpha?</w:t>
      </w:r>
    </w:p>
  </w:comment>
  <w:comment w:id="106" w:author="Coburn, Mark" w:date="2022-05-24T12:03:00Z" w:initials="CM">
    <w:p w14:paraId="7E2989F1" w14:textId="1F88E0FF" w:rsidR="00152DBE" w:rsidRPr="003C497A" w:rsidRDefault="00152DBE">
      <w:pPr>
        <w:pStyle w:val="CommentText"/>
      </w:pPr>
      <w:r>
        <w:rPr>
          <w:rStyle w:val="CommentReference"/>
        </w:rPr>
        <w:annotationRef/>
      </w:r>
      <w:r w:rsidRPr="003C497A">
        <w:t xml:space="preserve">Am Schluss noch eine </w:t>
      </w:r>
      <w:proofErr w:type="spellStart"/>
      <w:r w:rsidRPr="003C497A">
        <w:t>conclusion</w:t>
      </w:r>
      <w:proofErr w:type="spellEnd"/>
    </w:p>
  </w:comment>
  <w:comment w:id="107" w:author="Maria Wittmann" w:date="2022-03-29T11:39:00Z" w:initials="">
    <w:p w14:paraId="5709AB4F" w14:textId="77777777" w:rsidR="00152DBE" w:rsidRPr="00C61938" w:rsidRDefault="00152DBE">
      <w:pPr>
        <w:widowControl w:val="0"/>
        <w:pBdr>
          <w:top w:val="nil"/>
          <w:left w:val="nil"/>
          <w:bottom w:val="nil"/>
          <w:right w:val="nil"/>
          <w:between w:val="nil"/>
        </w:pBdr>
        <w:spacing w:line="240" w:lineRule="auto"/>
        <w:rPr>
          <w:color w:val="000000"/>
          <w:lang w:val="en-GB"/>
        </w:rPr>
      </w:pPr>
      <w:r w:rsidRPr="00C61938">
        <w:rPr>
          <w:color w:val="000000"/>
          <w:lang w:val="en-GB"/>
        </w:rPr>
        <w:t>Number references consecutively in the order in which they are first mentioned in the text. Identify references in the text, tables and legends using superscripted Arabic numerals that are placed after the punctuation. References cited only in tables or in legends to figures should be numbered in accordance with the sequence established by the first identification in the text of the particular table or illustration.</w:t>
      </w:r>
    </w:p>
    <w:p w14:paraId="28FDD649" w14:textId="77777777" w:rsidR="00152DBE" w:rsidRPr="00C61938" w:rsidRDefault="00152DBE">
      <w:pPr>
        <w:widowControl w:val="0"/>
        <w:pBdr>
          <w:top w:val="nil"/>
          <w:left w:val="nil"/>
          <w:bottom w:val="nil"/>
          <w:right w:val="nil"/>
          <w:between w:val="nil"/>
        </w:pBdr>
        <w:spacing w:line="240" w:lineRule="auto"/>
        <w:rPr>
          <w:color w:val="000000"/>
          <w:lang w:val="en-GB"/>
        </w:rPr>
      </w:pPr>
      <w:r w:rsidRPr="00C61938">
        <w:rPr>
          <w:color w:val="000000"/>
          <w:lang w:val="en-GB"/>
        </w:rPr>
        <w:t xml:space="preserve">Use the Vancouver reference system as adopted by the U.S. National Library of Medicine ensuring that all journal titles conform to Index </w:t>
      </w:r>
      <w:proofErr w:type="spellStart"/>
      <w:r w:rsidRPr="00C61938">
        <w:rPr>
          <w:color w:val="000000"/>
          <w:lang w:val="en-GB"/>
        </w:rPr>
        <w:t>Medicus</w:t>
      </w:r>
      <w:proofErr w:type="spellEnd"/>
      <w:r w:rsidRPr="00C61938">
        <w:rPr>
          <w:color w:val="000000"/>
          <w:lang w:val="en-GB"/>
        </w:rPr>
        <w:t xml:space="preserve"> approved abbreviations. If in doubt, look up the reference list of a recent paper published in the European Journal of Anaesthesiology.</w:t>
      </w:r>
    </w:p>
  </w:comment>
  <w:comment w:id="108" w:author="Maria Wittmann" w:date="2022-03-29T11:40:00Z" w:initials="">
    <w:p w14:paraId="2D127E2B" w14:textId="77777777" w:rsidR="00152DBE" w:rsidRPr="00C61938" w:rsidRDefault="00152DBE">
      <w:pPr>
        <w:widowControl w:val="0"/>
        <w:pBdr>
          <w:top w:val="nil"/>
          <w:left w:val="nil"/>
          <w:bottom w:val="nil"/>
          <w:right w:val="nil"/>
          <w:between w:val="nil"/>
        </w:pBdr>
        <w:spacing w:line="240" w:lineRule="auto"/>
        <w:rPr>
          <w:color w:val="000000"/>
          <w:lang w:val="en-GB"/>
        </w:rPr>
      </w:pPr>
      <w:r w:rsidRPr="00C61938">
        <w:rPr>
          <w:color w:val="000000"/>
          <w:lang w:val="en-GB"/>
        </w:rPr>
        <w:t>Authors may submit supplemental digital content (SDC) to enhance their article’s text and to be considered for online-only posting. SDC may include the following types of content: text documents, graphs, tables, figures, graphics, illustrations, audio, and video. On the Attach Files page of the submission process, please select Supplemental Audio, Video, or Data for your uploaded file as the Submission Item. If an article with SDC is accepted, our production staff will create a URL with the SDC file. The URL will be placed in the call-out within the article. SDC files are not copy-edited by LWW staff, they will be presented digitally as submitted. For a list of all available file types and detailed instructions, please visit http://links.lww.com/A142.</w:t>
      </w:r>
    </w:p>
  </w:comment>
  <w:comment w:id="117" w:author="Schleifer Grigorij" w:date="2022-04-29T12:22:00Z" w:initials="">
    <w:p w14:paraId="397F14AF" w14:textId="77777777" w:rsidR="00152DBE" w:rsidRDefault="00152DBE">
      <w:pPr>
        <w:widowControl w:val="0"/>
        <w:pBdr>
          <w:top w:val="nil"/>
          <w:left w:val="nil"/>
          <w:bottom w:val="nil"/>
          <w:right w:val="nil"/>
          <w:between w:val="nil"/>
        </w:pBdr>
        <w:spacing w:line="240" w:lineRule="auto"/>
        <w:rPr>
          <w:color w:val="000000"/>
        </w:rPr>
      </w:pPr>
      <w:r>
        <w:rPr>
          <w:color w:val="000000"/>
        </w:rPr>
        <w:t>Viktoria fragen nach legal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EE0912" w15:done="0"/>
  <w15:commentEx w15:paraId="43975D61" w15:done="0"/>
  <w15:commentEx w15:paraId="32B04606" w15:paraIdParent="43975D61" w15:done="0"/>
  <w15:commentEx w15:paraId="2ACFFB84" w15:done="0"/>
  <w15:commentEx w15:paraId="4E7E19CB" w15:done="0"/>
  <w15:commentEx w15:paraId="4CD234ED" w15:paraIdParent="4E7E19CB" w15:done="0"/>
  <w15:commentEx w15:paraId="3A282996" w15:done="0"/>
  <w15:commentEx w15:paraId="79F33D45" w15:done="0"/>
  <w15:commentEx w15:paraId="03828166" w15:done="0"/>
  <w15:commentEx w15:paraId="3713DE65" w15:paraIdParent="03828166" w15:done="0"/>
  <w15:commentEx w15:paraId="501EFACF" w15:done="0"/>
  <w15:commentEx w15:paraId="2F0DD5EF" w15:done="0"/>
  <w15:commentEx w15:paraId="1C95E6A7" w15:done="0"/>
  <w15:commentEx w15:paraId="5D69919C" w15:done="0"/>
  <w15:commentEx w15:paraId="44C6BBC5" w15:paraIdParent="5D69919C" w15:done="0"/>
  <w15:commentEx w15:paraId="1353CA25" w15:done="0"/>
  <w15:commentEx w15:paraId="2763D409" w15:done="0"/>
  <w15:commentEx w15:paraId="1AFED124" w15:done="0"/>
  <w15:commentEx w15:paraId="62ED9710" w15:done="0"/>
  <w15:commentEx w15:paraId="4CDEF6EB" w15:paraIdParent="62ED9710" w15:done="0"/>
  <w15:commentEx w15:paraId="7E9C3340" w15:paraIdParent="62ED9710" w15:done="0"/>
  <w15:commentEx w15:paraId="397653A6" w15:done="0"/>
  <w15:commentEx w15:paraId="46987C6E" w15:done="0"/>
  <w15:commentEx w15:paraId="3A523C39" w15:done="0"/>
  <w15:commentEx w15:paraId="0B73EABD" w15:done="0"/>
  <w15:commentEx w15:paraId="7901098E" w15:done="0"/>
  <w15:commentEx w15:paraId="7FC3E072" w15:done="0"/>
  <w15:commentEx w15:paraId="52CF8BF3" w15:paraIdParent="7FC3E072" w15:done="0"/>
  <w15:commentEx w15:paraId="76861F14" w15:paraIdParent="7FC3E072" w15:done="0"/>
  <w15:commentEx w15:paraId="5B6ADC99" w15:done="0"/>
  <w15:commentEx w15:paraId="5DDA2535" w15:done="0"/>
  <w15:commentEx w15:paraId="09F1FB88" w15:paraIdParent="5DDA2535" w15:done="0"/>
  <w15:commentEx w15:paraId="13092386" w15:done="0"/>
  <w15:commentEx w15:paraId="72533B92" w15:paraIdParent="13092386" w15:done="0"/>
  <w15:commentEx w15:paraId="479F9781" w15:done="0"/>
  <w15:commentEx w15:paraId="2F3B5FBD" w15:done="0"/>
  <w15:commentEx w15:paraId="42ABBC64" w15:done="0"/>
  <w15:commentEx w15:paraId="2B70B242" w15:done="0"/>
  <w15:commentEx w15:paraId="0AC72CB8" w15:done="0"/>
  <w15:commentEx w15:paraId="381ACEA4" w15:done="0"/>
  <w15:commentEx w15:paraId="47A24FBE" w15:done="0"/>
  <w15:commentEx w15:paraId="725357C3" w15:done="0"/>
  <w15:commentEx w15:paraId="72336B36" w15:paraIdParent="725357C3" w15:done="0"/>
  <w15:commentEx w15:paraId="37D895EE" w15:done="0"/>
  <w15:commentEx w15:paraId="0AFCA35B" w15:done="0"/>
  <w15:commentEx w15:paraId="3CF62D9D" w15:done="0"/>
  <w15:commentEx w15:paraId="65BAAE92" w15:paraIdParent="3CF62D9D" w15:done="0"/>
  <w15:commentEx w15:paraId="6BDEDE93" w15:paraIdParent="3CF62D9D" w15:done="0"/>
  <w15:commentEx w15:paraId="1F4179DF" w15:done="0"/>
  <w15:commentEx w15:paraId="5009007F" w15:done="0"/>
  <w15:commentEx w15:paraId="19139002" w15:done="0"/>
  <w15:commentEx w15:paraId="1E886E2D" w15:done="0"/>
  <w15:commentEx w15:paraId="2F11DA63" w15:done="0"/>
  <w15:commentEx w15:paraId="219DDB7E" w15:paraIdParent="2F11DA63" w15:done="0"/>
  <w15:commentEx w15:paraId="66458562" w15:done="0"/>
  <w15:commentEx w15:paraId="72F778D4" w15:done="0"/>
  <w15:commentEx w15:paraId="1AE35DF8" w15:done="0"/>
  <w15:commentEx w15:paraId="7EB0F85F" w15:done="0"/>
  <w15:commentEx w15:paraId="0F7C8E1E" w15:done="0"/>
  <w15:commentEx w15:paraId="1F98BDCD" w15:done="0"/>
  <w15:commentEx w15:paraId="59CD3477" w15:done="0"/>
  <w15:commentEx w15:paraId="6E80B122" w15:done="0"/>
  <w15:commentEx w15:paraId="5D477853" w15:done="0"/>
  <w15:commentEx w15:paraId="7B0A92E0" w15:paraIdParent="5D477853" w15:done="0"/>
  <w15:commentEx w15:paraId="7C19AFA1" w15:done="0"/>
  <w15:commentEx w15:paraId="41B6189F" w15:done="0"/>
  <w15:commentEx w15:paraId="3D6BFAB6" w15:done="0"/>
  <w15:commentEx w15:paraId="2BE5CE96" w15:paraIdParent="3D6BFAB6" w15:done="0"/>
  <w15:commentEx w15:paraId="7A024C8C" w15:done="0"/>
  <w15:commentEx w15:paraId="453FA154" w15:paraIdParent="7A024C8C" w15:done="0"/>
  <w15:commentEx w15:paraId="224D4AF2" w15:done="0"/>
  <w15:commentEx w15:paraId="7E2989F1" w15:done="0"/>
  <w15:commentEx w15:paraId="28FDD649" w15:done="0"/>
  <w15:commentEx w15:paraId="2D127E2B" w15:done="0"/>
  <w15:commentEx w15:paraId="397F14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72360" w16cex:dateUtc="2022-03-29T08:43:00Z"/>
  <w16cex:commentExtensible w16cex:durableId="263E65D0" w16cex:dateUtc="2022-05-29T19:36:00Z"/>
  <w16cex:commentExtensible w16cex:durableId="264EDF9D" w16cex:dateUtc="2022-06-10T10:48:00Z"/>
  <w16cex:commentExtensible w16cex:durableId="263E6237" w16cex:dateUtc="2022-05-29T19:20:00Z"/>
  <w16cex:commentExtensible w16cex:durableId="263724DE" w16cex:dateUtc="2022-05-24T07:33:00Z"/>
  <w16cex:commentExtensible w16cex:durableId="264EDFA0" w16cex:dateUtc="2022-06-09T11:15:00Z"/>
  <w16cex:commentExtensible w16cex:durableId="263E630B" w16cex:dateUtc="2022-05-29T19:24:00Z"/>
  <w16cex:commentExtensible w16cex:durableId="264EDFA2" w16cex:dateUtc="2022-05-29T20:34:00Z"/>
  <w16cex:commentExtensible w16cex:durableId="264EDFA3" w16cex:dateUtc="2022-05-24T08:03:00Z"/>
  <w16cex:commentExtensible w16cex:durableId="264EDFA4" w16cex:dateUtc="2022-06-09T11:14:00Z"/>
  <w16cex:commentExtensible w16cex:durableId="263E643B" w16cex:dateUtc="2022-05-29T19:29:00Z"/>
  <w16cex:commentExtensible w16cex:durableId="263E649B" w16cex:dateUtc="2022-05-29T19:31:00Z"/>
  <w16cex:commentExtensible w16cex:durableId="264EDFA7" w16cex:dateUtc="2022-06-10T10:53:00Z"/>
  <w16cex:commentExtensible w16cex:durableId="263E666C" w16cex:dateUtc="2022-05-29T19:38:00Z"/>
  <w16cex:commentExtensible w16cex:durableId="264EDFA9" w16cex:dateUtc="2022-06-10T10:55:00Z"/>
  <w16cex:commentExtensible w16cex:durableId="264EDFAA" w16cex:dateUtc="2022-06-09T11:21:00Z"/>
  <w16cex:commentExtensible w16cex:durableId="2637270E" w16cex:dateUtc="2022-05-24T07:42:00Z"/>
  <w16cex:commentExtensible w16cex:durableId="26372A80" w16cex:dateUtc="2022-05-24T07:57:00Z"/>
  <w16cex:commentExtensible w16cex:durableId="263E6206" w16cex:dateUtc="2022-05-27T11:51:00Z"/>
  <w16cex:commentExtensible w16cex:durableId="263E71FC" w16cex:dateUtc="2022-05-29T20:28:00Z"/>
  <w16cex:commentExtensible w16cex:durableId="264EDFAF" w16cex:dateUtc="2022-06-09T10:44:00Z"/>
  <w16cex:commentExtensible w16cex:durableId="26372361" w16cex:dateUtc="2022-04-21T07:07:00Z"/>
  <w16cex:commentExtensible w16cex:durableId="26372B73" w16cex:dateUtc="2022-05-24T08:01:00Z"/>
  <w16cex:commentExtensible w16cex:durableId="26372B8C" w16cex:dateUtc="2022-05-24T08:01:00Z"/>
  <w16cex:commentExtensible w16cex:durableId="26372362" w16cex:dateUtc="2022-04-21T08:14:00Z"/>
  <w16cex:commentExtensible w16cex:durableId="26372363" w16cex:dateUtc="2022-04-21T08:19:00Z"/>
  <w16cex:commentExtensible w16cex:durableId="26390D8D" w16cex:dateUtc="2022-05-25T18:18:00Z"/>
  <w16cex:commentExtensible w16cex:durableId="263E7313" w16cex:dateUtc="2022-05-29T20:32:00Z"/>
  <w16cex:commentExtensible w16cex:durableId="264EDFB7" w16cex:dateUtc="2022-06-09T10:48:00Z"/>
  <w16cex:commentExtensible w16cex:durableId="263E781F" w16cex:dateUtc="2022-05-29T20:54:00Z"/>
  <w16cex:commentExtensible w16cex:durableId="263E7360" w16cex:dateUtc="2022-05-29T20:34:00Z"/>
  <w16cex:commentExtensible w16cex:durableId="264EDFBA" w16cex:dateUtc="2022-06-10T11:00:00Z"/>
  <w16cex:commentExtensible w16cex:durableId="26372BEB" w16cex:dateUtc="2022-05-24T08:03:00Z"/>
  <w16cex:commentExtensible w16cex:durableId="264EDFBC" w16cex:dateUtc="2022-06-09T11:22:00Z"/>
  <w16cex:commentExtensible w16cex:durableId="26372C3C" w16cex:dateUtc="2022-05-24T08:04:00Z"/>
  <w16cex:commentExtensible w16cex:durableId="263E743F" w16cex:dateUtc="2022-05-29T20:37:00Z"/>
  <w16cex:commentExtensible w16cex:durableId="263E7470" w16cex:dateUtc="2022-05-29T20:38:00Z"/>
  <w16cex:commentExtensible w16cex:durableId="263E74E7" w16cex:dateUtc="2022-05-29T20:40:00Z"/>
  <w16cex:commentExtensible w16cex:durableId="263E7505" w16cex:dateUtc="2022-05-29T20:41:00Z"/>
  <w16cex:commentExtensible w16cex:durableId="263E7596" w16cex:dateUtc="2022-05-29T20:43:00Z"/>
  <w16cex:commentExtensible w16cex:durableId="263E7636" w16cex:dateUtc="2022-05-29T20:46:00Z"/>
  <w16cex:commentExtensible w16cex:durableId="26372CD2" w16cex:dateUtc="2022-05-24T08:07:00Z"/>
  <w16cex:commentExtensible w16cex:durableId="264EDFC5" w16cex:dateUtc="2022-06-09T11:23:00Z"/>
  <w16cex:commentExtensible w16cex:durableId="26372364" w16cex:dateUtc="2022-04-29T09:40:00Z"/>
  <w16cex:commentExtensible w16cex:durableId="26372365" w16cex:dateUtc="2022-05-03T09:46:00Z"/>
  <w16cex:commentExtensible w16cex:durableId="26372D4B" w16cex:dateUtc="2022-05-24T08:09:00Z"/>
  <w16cex:commentExtensible w16cex:durableId="263E775D" w16cex:dateUtc="2022-05-29T20:51:00Z"/>
  <w16cex:commentExtensible w16cex:durableId="264EDFCA" w16cex:dateUtc="2022-06-09T11:28:00Z"/>
  <w16cex:commentExtensible w16cex:durableId="263E78BE" w16cex:dateUtc="2022-05-29T20:57:00Z"/>
  <w16cex:commentExtensible w16cex:durableId="26372E4E" w16cex:dateUtc="2022-05-24T08:13:00Z"/>
  <w16cex:commentExtensible w16cex:durableId="26372366" w16cex:dateUtc="2022-05-03T09:50:00Z"/>
  <w16cex:commentExtensible w16cex:durableId="26372367" w16cex:dateUtc="2022-05-03T10:54:00Z"/>
  <w16cex:commentExtensible w16cex:durableId="263E6216" w16cex:dateUtc="2022-05-27T12:12:00Z"/>
  <w16cex:commentExtensible w16cex:durableId="263E796B" w16cex:dateUtc="2022-05-29T20:59:00Z"/>
  <w16cex:commentExtensible w16cex:durableId="26372EAC" w16cex:dateUtc="2022-05-24T08:15:00Z"/>
  <w16cex:commentExtensible w16cex:durableId="26372368" w16cex:dateUtc="2022-03-24T12:37:00Z"/>
  <w16cex:commentExtensible w16cex:durableId="26372369" w16cex:dateUtc="2022-05-02T11:21:00Z"/>
  <w16cex:commentExtensible w16cex:durableId="263E7B7B" w16cex:dateUtc="2022-05-29T21:08:00Z"/>
  <w16cex:commentExtensible w16cex:durableId="26372F17" w16cex:dateUtc="2022-05-24T08:16:00Z"/>
  <w16cex:commentExtensible w16cex:durableId="2637236A" w16cex:dateUtc="2022-05-02T10:54:00Z"/>
  <w16cex:commentExtensible w16cex:durableId="263E7E39" w16cex:dateUtc="2022-05-29T21:20:00Z"/>
  <w16cex:commentExtensible w16cex:durableId="263E7E76" w16cex:dateUtc="2022-05-29T21:21:00Z"/>
  <w16cex:commentExtensible w16cex:durableId="263E7FED" w16cex:dateUtc="2022-05-29T21:27:00Z"/>
  <w16cex:commentExtensible w16cex:durableId="264EDFDA" w16cex:dateUtc="2022-06-09T10:53:00Z"/>
  <w16cex:commentExtensible w16cex:durableId="264EDFDB" w16cex:dateUtc="2022-06-09T11:08:00Z"/>
  <w16cex:commentExtensible w16cex:durableId="2637236B" w16cex:dateUtc="2022-04-21T11:50:00Z"/>
  <w16cex:commentExtensible w16cex:durableId="263E80E4" w16cex:dateUtc="2022-05-29T21:31:00Z"/>
  <w16cex:commentExtensible w16cex:durableId="264EDFDE" w16cex:dateUtc="2022-06-10T11:06:00Z"/>
  <w16cex:commentExtensible w16cex:durableId="264EDFDF" w16cex:dateUtc="2022-05-29T21:39:00Z"/>
  <w16cex:commentExtensible w16cex:durableId="264EDFE0" w16cex:dateUtc="2022-06-09T11:02:00Z"/>
  <w16cex:commentExtensible w16cex:durableId="263E8313" w16cex:dateUtc="2022-05-29T21:41:00Z"/>
  <w16cex:commentExtensible w16cex:durableId="26374809" w16cex:dateUtc="2022-05-24T10:03:00Z"/>
  <w16cex:commentExtensible w16cex:durableId="2637236D" w16cex:dateUtc="2022-03-29T09:39:00Z"/>
  <w16cex:commentExtensible w16cex:durableId="2637236E" w16cex:dateUtc="2022-03-29T09:40:00Z"/>
  <w16cex:commentExtensible w16cex:durableId="2637236F" w16cex:dateUtc="2022-04-29T1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EE0912" w16cid:durableId="26372360"/>
  <w16cid:commentId w16cid:paraId="43975D61" w16cid:durableId="263E65D0"/>
  <w16cid:commentId w16cid:paraId="32B04606" w16cid:durableId="264EDF9D"/>
  <w16cid:commentId w16cid:paraId="2ACFFB84" w16cid:durableId="263E6237"/>
  <w16cid:commentId w16cid:paraId="4E7E19CB" w16cid:durableId="263724DE"/>
  <w16cid:commentId w16cid:paraId="4CD234ED" w16cid:durableId="264EDFA0"/>
  <w16cid:commentId w16cid:paraId="3A282996" w16cid:durableId="263E630B"/>
  <w16cid:commentId w16cid:paraId="79F33D45" w16cid:durableId="264EDFA2"/>
  <w16cid:commentId w16cid:paraId="03828166" w16cid:durableId="264EDFA3"/>
  <w16cid:commentId w16cid:paraId="3713DE65" w16cid:durableId="264EDFA4"/>
  <w16cid:commentId w16cid:paraId="501EFACF" w16cid:durableId="263E643B"/>
  <w16cid:commentId w16cid:paraId="2F0DD5EF" w16cid:durableId="263E649B"/>
  <w16cid:commentId w16cid:paraId="1C95E6A7" w16cid:durableId="264EDFA7"/>
  <w16cid:commentId w16cid:paraId="5D69919C" w16cid:durableId="263E666C"/>
  <w16cid:commentId w16cid:paraId="44C6BBC5" w16cid:durableId="264EDFA9"/>
  <w16cid:commentId w16cid:paraId="1353CA25" w16cid:durableId="264EDFAA"/>
  <w16cid:commentId w16cid:paraId="2763D409" w16cid:durableId="2637270E"/>
  <w16cid:commentId w16cid:paraId="1AFED124" w16cid:durableId="26372A80"/>
  <w16cid:commentId w16cid:paraId="62ED9710" w16cid:durableId="263E6206"/>
  <w16cid:commentId w16cid:paraId="4CDEF6EB" w16cid:durableId="263E71FC"/>
  <w16cid:commentId w16cid:paraId="7E9C3340" w16cid:durableId="264EDFAF"/>
  <w16cid:commentId w16cid:paraId="397653A6" w16cid:durableId="26372361"/>
  <w16cid:commentId w16cid:paraId="46987C6E" w16cid:durableId="26372B73"/>
  <w16cid:commentId w16cid:paraId="3A523C39" w16cid:durableId="26372B8C"/>
  <w16cid:commentId w16cid:paraId="0B73EABD" w16cid:durableId="26372362"/>
  <w16cid:commentId w16cid:paraId="7901098E" w16cid:durableId="26372363"/>
  <w16cid:commentId w16cid:paraId="7FC3E072" w16cid:durableId="26390D8D"/>
  <w16cid:commentId w16cid:paraId="52CF8BF3" w16cid:durableId="263E7313"/>
  <w16cid:commentId w16cid:paraId="76861F14" w16cid:durableId="264EDFB7"/>
  <w16cid:commentId w16cid:paraId="5B6ADC99" w16cid:durableId="263E781F"/>
  <w16cid:commentId w16cid:paraId="5DDA2535" w16cid:durableId="263E7360"/>
  <w16cid:commentId w16cid:paraId="09F1FB88" w16cid:durableId="264EDFBA"/>
  <w16cid:commentId w16cid:paraId="13092386" w16cid:durableId="26372BEB"/>
  <w16cid:commentId w16cid:paraId="72533B92" w16cid:durableId="264EDFBC"/>
  <w16cid:commentId w16cid:paraId="479F9781" w16cid:durableId="26372C3C"/>
  <w16cid:commentId w16cid:paraId="2F3B5FBD" w16cid:durableId="263E743F"/>
  <w16cid:commentId w16cid:paraId="42ABBC64" w16cid:durableId="263E7470"/>
  <w16cid:commentId w16cid:paraId="2B70B242" w16cid:durableId="263E74E7"/>
  <w16cid:commentId w16cid:paraId="0AC72CB8" w16cid:durableId="263E7505"/>
  <w16cid:commentId w16cid:paraId="381ACEA4" w16cid:durableId="263E7596"/>
  <w16cid:commentId w16cid:paraId="47A24FBE" w16cid:durableId="263E7636"/>
  <w16cid:commentId w16cid:paraId="725357C3" w16cid:durableId="26372CD2"/>
  <w16cid:commentId w16cid:paraId="72336B36" w16cid:durableId="264EDFC5"/>
  <w16cid:commentId w16cid:paraId="37D895EE" w16cid:durableId="26372364"/>
  <w16cid:commentId w16cid:paraId="0AFCA35B" w16cid:durableId="26372365"/>
  <w16cid:commentId w16cid:paraId="3CF62D9D" w16cid:durableId="26372D4B"/>
  <w16cid:commentId w16cid:paraId="65BAAE92" w16cid:durableId="263E775D"/>
  <w16cid:commentId w16cid:paraId="6BDEDE93" w16cid:durableId="264EDFCA"/>
  <w16cid:commentId w16cid:paraId="1F4179DF" w16cid:durableId="263E78BE"/>
  <w16cid:commentId w16cid:paraId="5009007F" w16cid:durableId="26372E4E"/>
  <w16cid:commentId w16cid:paraId="19139002" w16cid:durableId="26372366"/>
  <w16cid:commentId w16cid:paraId="1E886E2D" w16cid:durableId="26372367"/>
  <w16cid:commentId w16cid:paraId="2F11DA63" w16cid:durableId="263E6216"/>
  <w16cid:commentId w16cid:paraId="219DDB7E" w16cid:durableId="263E796B"/>
  <w16cid:commentId w16cid:paraId="66458562" w16cid:durableId="26372EAC"/>
  <w16cid:commentId w16cid:paraId="72F778D4" w16cid:durableId="26372368"/>
  <w16cid:commentId w16cid:paraId="1AE35DF8" w16cid:durableId="26372369"/>
  <w16cid:commentId w16cid:paraId="7EB0F85F" w16cid:durableId="263E7B7B"/>
  <w16cid:commentId w16cid:paraId="0F7C8E1E" w16cid:durableId="26372F17"/>
  <w16cid:commentId w16cid:paraId="1F98BDCD" w16cid:durableId="2637236A"/>
  <w16cid:commentId w16cid:paraId="59CD3477" w16cid:durableId="263E7E39"/>
  <w16cid:commentId w16cid:paraId="6E80B122" w16cid:durableId="263E7E76"/>
  <w16cid:commentId w16cid:paraId="5D477853" w16cid:durableId="263E7FED"/>
  <w16cid:commentId w16cid:paraId="7B0A92E0" w16cid:durableId="264EDFDA"/>
  <w16cid:commentId w16cid:paraId="7C19AFA1" w16cid:durableId="264EDFDB"/>
  <w16cid:commentId w16cid:paraId="41B6189F" w16cid:durableId="2637236B"/>
  <w16cid:commentId w16cid:paraId="3D6BFAB6" w16cid:durableId="263E80E4"/>
  <w16cid:commentId w16cid:paraId="2BE5CE96" w16cid:durableId="264EDFDE"/>
  <w16cid:commentId w16cid:paraId="7A024C8C" w16cid:durableId="264EDFDF"/>
  <w16cid:commentId w16cid:paraId="453FA154" w16cid:durableId="264EDFE0"/>
  <w16cid:commentId w16cid:paraId="224D4AF2" w16cid:durableId="263E8313"/>
  <w16cid:commentId w16cid:paraId="7E2989F1" w16cid:durableId="26374809"/>
  <w16cid:commentId w16cid:paraId="28FDD649" w16cid:durableId="2637236D"/>
  <w16cid:commentId w16cid:paraId="2D127E2B" w16cid:durableId="2637236E"/>
  <w16cid:commentId w16cid:paraId="397F14AF" w16cid:durableId="263723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C0C5B" w14:textId="77777777" w:rsidR="00E96645" w:rsidRDefault="00E96645" w:rsidP="00CA5A95">
      <w:pPr>
        <w:spacing w:line="240" w:lineRule="auto"/>
      </w:pPr>
      <w:r>
        <w:separator/>
      </w:r>
    </w:p>
  </w:endnote>
  <w:endnote w:type="continuationSeparator" w:id="0">
    <w:p w14:paraId="0F7BF708" w14:textId="77777777" w:rsidR="00E96645" w:rsidRDefault="00E96645" w:rsidP="00CA5A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Roboto">
    <w:altName w:val="Times New Roman"/>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07607" w14:textId="77777777" w:rsidR="00E96645" w:rsidRDefault="00E96645" w:rsidP="00CA5A95">
      <w:pPr>
        <w:spacing w:line="240" w:lineRule="auto"/>
      </w:pPr>
      <w:r>
        <w:separator/>
      </w:r>
    </w:p>
  </w:footnote>
  <w:footnote w:type="continuationSeparator" w:id="0">
    <w:p w14:paraId="2D5F6B97" w14:textId="77777777" w:rsidR="00E96645" w:rsidRDefault="00E96645" w:rsidP="00CA5A95">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etasch, JKG (anest)">
    <w15:presenceInfo w15:providerId="AD" w15:userId="S::j.k.g.wietasch@umcg.nl::43219015-fa8a-4c84-aa8f-09c2b4415014"/>
  </w15:person>
  <w15:person w15:author="Claudia Neumann">
    <w15:presenceInfo w15:providerId="None" w15:userId="Claudia Neumann"/>
  </w15:person>
  <w15:person w15:author="Coburn, Mark">
    <w15:presenceInfo w15:providerId="None" w15:userId="Coburn, Mark"/>
  </w15:person>
  <w15:person w15:author="Dishalen Cudian">
    <w15:presenceInfo w15:providerId="None" w15:userId="Dishalen Cudi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hideSpellingErrors/>
  <w:proofState w:spelling="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79B8"/>
    <w:rsid w:val="00007FA0"/>
    <w:rsid w:val="0003720A"/>
    <w:rsid w:val="000460A4"/>
    <w:rsid w:val="000502C1"/>
    <w:rsid w:val="00054A16"/>
    <w:rsid w:val="000566AF"/>
    <w:rsid w:val="00090AF4"/>
    <w:rsid w:val="000A74B2"/>
    <w:rsid w:val="000C2B72"/>
    <w:rsid w:val="000D33A1"/>
    <w:rsid w:val="000E3E36"/>
    <w:rsid w:val="000E3EC4"/>
    <w:rsid w:val="00113CBD"/>
    <w:rsid w:val="00122E5D"/>
    <w:rsid w:val="00132EB6"/>
    <w:rsid w:val="001435F6"/>
    <w:rsid w:val="0014764C"/>
    <w:rsid w:val="00152DBE"/>
    <w:rsid w:val="00157EDC"/>
    <w:rsid w:val="00194A1F"/>
    <w:rsid w:val="001B2041"/>
    <w:rsid w:val="001B2269"/>
    <w:rsid w:val="001D218D"/>
    <w:rsid w:val="001D7254"/>
    <w:rsid w:val="001E216A"/>
    <w:rsid w:val="001F2CA8"/>
    <w:rsid w:val="00200F13"/>
    <w:rsid w:val="002013E1"/>
    <w:rsid w:val="002134D9"/>
    <w:rsid w:val="00221DDC"/>
    <w:rsid w:val="002330DF"/>
    <w:rsid w:val="0025037E"/>
    <w:rsid w:val="0026354F"/>
    <w:rsid w:val="00266B85"/>
    <w:rsid w:val="002864A9"/>
    <w:rsid w:val="002901CC"/>
    <w:rsid w:val="0030041F"/>
    <w:rsid w:val="00313F26"/>
    <w:rsid w:val="0032070B"/>
    <w:rsid w:val="0033423D"/>
    <w:rsid w:val="00334EA5"/>
    <w:rsid w:val="0034332F"/>
    <w:rsid w:val="0038684B"/>
    <w:rsid w:val="00391389"/>
    <w:rsid w:val="003A13DE"/>
    <w:rsid w:val="003B1334"/>
    <w:rsid w:val="003C497A"/>
    <w:rsid w:val="00400A39"/>
    <w:rsid w:val="00473DB2"/>
    <w:rsid w:val="004752C1"/>
    <w:rsid w:val="0050635F"/>
    <w:rsid w:val="0054295C"/>
    <w:rsid w:val="0054776D"/>
    <w:rsid w:val="00550CCC"/>
    <w:rsid w:val="0055496E"/>
    <w:rsid w:val="005672D2"/>
    <w:rsid w:val="005675E7"/>
    <w:rsid w:val="00591083"/>
    <w:rsid w:val="005E41FB"/>
    <w:rsid w:val="005F78A8"/>
    <w:rsid w:val="00601211"/>
    <w:rsid w:val="006329B8"/>
    <w:rsid w:val="00637862"/>
    <w:rsid w:val="00641862"/>
    <w:rsid w:val="00677ADA"/>
    <w:rsid w:val="00693907"/>
    <w:rsid w:val="006C114C"/>
    <w:rsid w:val="006D07DB"/>
    <w:rsid w:val="00743314"/>
    <w:rsid w:val="007733B2"/>
    <w:rsid w:val="007A2187"/>
    <w:rsid w:val="007E52C6"/>
    <w:rsid w:val="00801739"/>
    <w:rsid w:val="008024F4"/>
    <w:rsid w:val="00810D0A"/>
    <w:rsid w:val="0081537D"/>
    <w:rsid w:val="0081565A"/>
    <w:rsid w:val="00817070"/>
    <w:rsid w:val="00824D78"/>
    <w:rsid w:val="0084539A"/>
    <w:rsid w:val="00850637"/>
    <w:rsid w:val="00854119"/>
    <w:rsid w:val="008A63B6"/>
    <w:rsid w:val="008A7CAE"/>
    <w:rsid w:val="008C01D6"/>
    <w:rsid w:val="008C52DF"/>
    <w:rsid w:val="008D6EED"/>
    <w:rsid w:val="008F7D42"/>
    <w:rsid w:val="00922D0C"/>
    <w:rsid w:val="00973207"/>
    <w:rsid w:val="00984543"/>
    <w:rsid w:val="009A6F29"/>
    <w:rsid w:val="009C105A"/>
    <w:rsid w:val="009C2B7E"/>
    <w:rsid w:val="00A021BA"/>
    <w:rsid w:val="00A644C1"/>
    <w:rsid w:val="00A646E2"/>
    <w:rsid w:val="00AA38B5"/>
    <w:rsid w:val="00AE276B"/>
    <w:rsid w:val="00B033AC"/>
    <w:rsid w:val="00B32576"/>
    <w:rsid w:val="00B603BA"/>
    <w:rsid w:val="00B73207"/>
    <w:rsid w:val="00B739C3"/>
    <w:rsid w:val="00B94F83"/>
    <w:rsid w:val="00BB4145"/>
    <w:rsid w:val="00BC1E31"/>
    <w:rsid w:val="00C075F1"/>
    <w:rsid w:val="00C148C1"/>
    <w:rsid w:val="00C233BF"/>
    <w:rsid w:val="00C24689"/>
    <w:rsid w:val="00C43C4B"/>
    <w:rsid w:val="00C5751B"/>
    <w:rsid w:val="00C61938"/>
    <w:rsid w:val="00C72C70"/>
    <w:rsid w:val="00CA5A95"/>
    <w:rsid w:val="00CD10D4"/>
    <w:rsid w:val="00CD4AC4"/>
    <w:rsid w:val="00CD5051"/>
    <w:rsid w:val="00CF4C73"/>
    <w:rsid w:val="00D7035F"/>
    <w:rsid w:val="00D7572F"/>
    <w:rsid w:val="00DD2948"/>
    <w:rsid w:val="00E009DE"/>
    <w:rsid w:val="00E039DF"/>
    <w:rsid w:val="00E12E60"/>
    <w:rsid w:val="00E22CB8"/>
    <w:rsid w:val="00E276A2"/>
    <w:rsid w:val="00E5656E"/>
    <w:rsid w:val="00E72481"/>
    <w:rsid w:val="00E94CDD"/>
    <w:rsid w:val="00E96645"/>
    <w:rsid w:val="00EA5C2C"/>
    <w:rsid w:val="00EC7B67"/>
    <w:rsid w:val="00F33AC8"/>
    <w:rsid w:val="00F75AA9"/>
    <w:rsid w:val="00F86C70"/>
    <w:rsid w:val="00F879B8"/>
    <w:rsid w:val="00F95A3D"/>
    <w:rsid w:val="00F95F1D"/>
    <w:rsid w:val="00F978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3C450"/>
  <w15:docId w15:val="{B38F6BC7-BA5F-4F5C-9F29-E63EE98D4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8454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4543"/>
    <w:rPr>
      <w:rFonts w:ascii="Segoe UI" w:hAnsi="Segoe UI" w:cs="Segoe UI"/>
      <w:sz w:val="18"/>
      <w:szCs w:val="18"/>
    </w:rPr>
  </w:style>
  <w:style w:type="paragraph" w:styleId="Revision">
    <w:name w:val="Revision"/>
    <w:hidden/>
    <w:uiPriority w:val="99"/>
    <w:semiHidden/>
    <w:rsid w:val="00F95A3D"/>
    <w:pPr>
      <w:spacing w:line="240" w:lineRule="auto"/>
    </w:pPr>
  </w:style>
  <w:style w:type="paragraph" w:styleId="CommentSubject">
    <w:name w:val="annotation subject"/>
    <w:basedOn w:val="CommentText"/>
    <w:next w:val="CommentText"/>
    <w:link w:val="CommentSubjectChar"/>
    <w:uiPriority w:val="99"/>
    <w:semiHidden/>
    <w:unhideWhenUsed/>
    <w:rsid w:val="00F95A3D"/>
    <w:rPr>
      <w:b/>
      <w:bCs/>
    </w:rPr>
  </w:style>
  <w:style w:type="character" w:customStyle="1" w:styleId="CommentSubjectChar">
    <w:name w:val="Comment Subject Char"/>
    <w:basedOn w:val="CommentTextChar"/>
    <w:link w:val="CommentSubject"/>
    <w:uiPriority w:val="99"/>
    <w:semiHidden/>
    <w:rsid w:val="00F95A3D"/>
    <w:rPr>
      <w:b/>
      <w:bCs/>
      <w:sz w:val="20"/>
      <w:szCs w:val="20"/>
    </w:rPr>
  </w:style>
  <w:style w:type="character" w:styleId="Hyperlink">
    <w:name w:val="Hyperlink"/>
    <w:basedOn w:val="DefaultParagraphFont"/>
    <w:uiPriority w:val="99"/>
    <w:unhideWhenUsed/>
    <w:rsid w:val="00007FA0"/>
    <w:rPr>
      <w:color w:val="0000FF" w:themeColor="hyperlink"/>
      <w:u w:val="single"/>
    </w:rPr>
  </w:style>
  <w:style w:type="character" w:customStyle="1" w:styleId="UnresolvedMention1">
    <w:name w:val="Unresolved Mention1"/>
    <w:basedOn w:val="DefaultParagraphFont"/>
    <w:uiPriority w:val="99"/>
    <w:semiHidden/>
    <w:unhideWhenUsed/>
    <w:rsid w:val="00007F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2" Type="http://schemas.openxmlformats.org/officeDocument/2006/relationships/hyperlink" Target="https://ec.europa.eu/health/publications/proposal-regulation-european-health-data-space_en" TargetMode="External"/><Relationship Id="rId1" Type="http://schemas.openxmlformats.org/officeDocument/2006/relationships/hyperlink" Target="http://www.knmg.nl"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hyperlink" Target="http://ivogiesen.com/publicaties/" TargetMode="External"/><Relationship Id="rId2" Type="http://schemas.openxmlformats.org/officeDocument/2006/relationships/styles" Target="styles.xml"/><Relationship Id="rId16" Type="http://schemas.openxmlformats.org/officeDocument/2006/relationships/hyperlink" Target="http://ivogiesen.com/publicatie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4C9EE7-F9E8-4FD1-853B-D5194F82A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4987</Words>
  <Characters>28428</Characters>
  <Application>Microsoft Office Word</Application>
  <DocSecurity>0</DocSecurity>
  <Lines>236</Lines>
  <Paragraphs>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Coburn</dc:creator>
  <cp:lastModifiedBy>Grigorij Schleifer</cp:lastModifiedBy>
  <cp:revision>2</cp:revision>
  <dcterms:created xsi:type="dcterms:W3CDTF">2022-06-11T07:53:00Z</dcterms:created>
  <dcterms:modified xsi:type="dcterms:W3CDTF">2022-06-11T07:53:00Z</dcterms:modified>
</cp:coreProperties>
</file>